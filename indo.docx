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577DBD" w14:textId="77777777" w:rsidR="00932378" w:rsidRPr="005A6375" w:rsidRDefault="00932378" w:rsidP="005A6375">
      <w:pPr>
        <w:spacing w:after="0" w:line="360" w:lineRule="auto"/>
        <w:jc w:val="center"/>
        <w:rPr>
          <w:rFonts w:ascii="Times New Roman" w:hAnsi="Times New Roman" w:cs="Times New Roman"/>
          <w:b/>
          <w:bCs/>
          <w:sz w:val="24"/>
          <w:szCs w:val="24"/>
          <w:lang w:val="id-ID"/>
          <w:rPrChange w:id="0" w:author="Jatmika Nurhadi" w:date="2019-10-25T22:09:00Z">
            <w:rPr>
              <w:rFonts w:ascii="Times New Roman" w:hAnsi="Times New Roman" w:cs="Times New Roman"/>
              <w:sz w:val="24"/>
              <w:szCs w:val="24"/>
            </w:rPr>
          </w:rPrChange>
        </w:rPr>
      </w:pPr>
      <w:r w:rsidRPr="005A6375">
        <w:rPr>
          <w:rFonts w:ascii="Times New Roman" w:hAnsi="Times New Roman" w:cs="Times New Roman"/>
          <w:b/>
          <w:bCs/>
          <w:sz w:val="24"/>
          <w:szCs w:val="24"/>
          <w:lang w:val="id-ID"/>
          <w:rPrChange w:id="1" w:author="Jatmika Nurhadi" w:date="2019-10-25T22:09:00Z">
            <w:rPr>
              <w:rFonts w:ascii="Times New Roman" w:hAnsi="Times New Roman" w:cs="Times New Roman"/>
              <w:sz w:val="24"/>
              <w:szCs w:val="24"/>
            </w:rPr>
          </w:rPrChange>
        </w:rPr>
        <w:t>KATA PENGANTAR</w:t>
      </w:r>
    </w:p>
    <w:p w14:paraId="0F7F8D1C" w14:textId="77777777" w:rsidR="00932378" w:rsidRPr="005A6375" w:rsidRDefault="00932378" w:rsidP="005A6375">
      <w:pPr>
        <w:spacing w:after="0" w:line="360" w:lineRule="auto"/>
        <w:jc w:val="center"/>
        <w:rPr>
          <w:rFonts w:ascii="Times New Roman" w:hAnsi="Times New Roman" w:cs="Times New Roman"/>
          <w:sz w:val="24"/>
          <w:szCs w:val="24"/>
          <w:lang w:val="id-ID"/>
        </w:rPr>
      </w:pPr>
    </w:p>
    <w:p w14:paraId="2B552FA8" w14:textId="3F769374" w:rsidR="00932378" w:rsidRPr="005A6375" w:rsidDel="005A6375" w:rsidRDefault="00932378" w:rsidP="005A6375">
      <w:pPr>
        <w:spacing w:after="0" w:line="360" w:lineRule="auto"/>
        <w:ind w:firstLine="420"/>
        <w:jc w:val="both"/>
        <w:rPr>
          <w:del w:id="2" w:author="Jatmika Nurhadi" w:date="2019-10-25T22:09:00Z"/>
          <w:rFonts w:ascii="Times New Roman" w:hAnsi="Times New Roman" w:cs="Times New Roman"/>
          <w:sz w:val="24"/>
          <w:szCs w:val="24"/>
          <w:lang w:val="id-ID"/>
        </w:rPr>
      </w:pPr>
      <w:r w:rsidRPr="005A6375">
        <w:rPr>
          <w:rFonts w:ascii="Times New Roman" w:hAnsi="Times New Roman" w:cs="Times New Roman"/>
          <w:sz w:val="24"/>
          <w:szCs w:val="24"/>
          <w:lang w:val="id-ID"/>
        </w:rPr>
        <w:t xml:space="preserve">Puji syukur kami panjatkan </w:t>
      </w:r>
      <w:del w:id="3" w:author="Jatmika Nurhadi" w:date="2019-10-25T22:10:00Z">
        <w:r w:rsidRPr="005A6375" w:rsidDel="005A6375">
          <w:rPr>
            <w:rFonts w:ascii="Times New Roman" w:hAnsi="Times New Roman" w:cs="Times New Roman"/>
            <w:sz w:val="24"/>
            <w:szCs w:val="24"/>
            <w:lang w:val="id-ID"/>
          </w:rPr>
          <w:delText>kehadirat</w:delText>
        </w:r>
      </w:del>
      <w:ins w:id="4" w:author="Jatmika Nurhadi" w:date="2019-10-25T22:10:00Z">
        <w:r w:rsidR="005A6375" w:rsidRPr="005A6375">
          <w:rPr>
            <w:rFonts w:ascii="Times New Roman" w:hAnsi="Times New Roman" w:cs="Times New Roman"/>
            <w:sz w:val="24"/>
            <w:szCs w:val="24"/>
            <w:lang w:val="id-ID"/>
          </w:rPr>
          <w:t>ke hadirat</w:t>
        </w:r>
      </w:ins>
      <w:r w:rsidRPr="005A6375">
        <w:rPr>
          <w:rFonts w:ascii="Times New Roman" w:hAnsi="Times New Roman" w:cs="Times New Roman"/>
          <w:sz w:val="24"/>
          <w:szCs w:val="24"/>
          <w:lang w:val="id-ID"/>
        </w:rPr>
        <w:t xml:space="preserve"> Tuhan yang Maha Esa karena dengan Rahmat-</w:t>
      </w:r>
      <w:proofErr w:type="spellStart"/>
      <w:del w:id="5" w:author="Jatmika Nurhadi" w:date="2019-10-25T22:10:00Z">
        <w:r w:rsidRPr="005A6375" w:rsidDel="005A6375">
          <w:rPr>
            <w:rFonts w:ascii="Times New Roman" w:hAnsi="Times New Roman" w:cs="Times New Roman"/>
            <w:sz w:val="24"/>
            <w:szCs w:val="24"/>
            <w:lang w:val="id-ID"/>
          </w:rPr>
          <w:delText xml:space="preserve">nyalah </w:delText>
        </w:r>
      </w:del>
      <w:ins w:id="6" w:author="Jatmika Nurhadi" w:date="2019-10-25T22:10:00Z">
        <w:r w:rsidR="005A6375">
          <w:rPr>
            <w:rFonts w:ascii="Times New Roman" w:hAnsi="Times New Roman" w:cs="Times New Roman"/>
            <w:sz w:val="24"/>
            <w:szCs w:val="24"/>
            <w:lang w:val="id-ID"/>
          </w:rPr>
          <w:t>N</w:t>
        </w:r>
        <w:r w:rsidR="005A6375" w:rsidRPr="005A6375">
          <w:rPr>
            <w:rFonts w:ascii="Times New Roman" w:hAnsi="Times New Roman" w:cs="Times New Roman"/>
            <w:sz w:val="24"/>
            <w:szCs w:val="24"/>
            <w:lang w:val="id-ID"/>
          </w:rPr>
          <w:t>yalah</w:t>
        </w:r>
        <w:proofErr w:type="spellEnd"/>
        <w:r w:rsidR="005A6375" w:rsidRPr="005A6375">
          <w:rPr>
            <w:rFonts w:ascii="Times New Roman" w:hAnsi="Times New Roman" w:cs="Times New Roman"/>
            <w:sz w:val="24"/>
            <w:szCs w:val="24"/>
            <w:lang w:val="id-ID"/>
          </w:rPr>
          <w:t xml:space="preserve"> </w:t>
        </w:r>
      </w:ins>
      <w:r w:rsidRPr="005A6375">
        <w:rPr>
          <w:rFonts w:ascii="Times New Roman" w:hAnsi="Times New Roman" w:cs="Times New Roman"/>
          <w:sz w:val="24"/>
          <w:szCs w:val="24"/>
          <w:lang w:val="id-ID"/>
        </w:rPr>
        <w:t xml:space="preserve">kami bisa menyelesaikan tugas karya ilmiah ini yang berjudul “Alasan </w:t>
      </w:r>
      <w:del w:id="7" w:author="Jatmika Nurhadi" w:date="2019-10-25T22:14:00Z">
        <w:r w:rsidRPr="005A6375" w:rsidDel="005A6375">
          <w:rPr>
            <w:rFonts w:ascii="Times New Roman" w:hAnsi="Times New Roman" w:cs="Times New Roman"/>
            <w:i/>
            <w:iCs/>
            <w:sz w:val="24"/>
            <w:szCs w:val="24"/>
            <w:highlight w:val="yellow"/>
            <w:lang w:val="id-ID"/>
            <w:rPrChange w:id="8" w:author="Jatmika Nurhadi" w:date="2019-10-25T22:10:00Z">
              <w:rPr>
                <w:rFonts w:ascii="Times New Roman" w:hAnsi="Times New Roman" w:cs="Times New Roman"/>
                <w:sz w:val="24"/>
                <w:szCs w:val="24"/>
                <w:lang w:val="id-ID"/>
              </w:rPr>
            </w:rPrChange>
          </w:rPr>
          <w:delText>Telutizen</w:delText>
        </w:r>
      </w:del>
      <w:proofErr w:type="spellStart"/>
      <w:ins w:id="9" w:author="Jatmika Nurhadi" w:date="2019-10-25T22:14:00Z">
        <w:r w:rsidR="005A6375" w:rsidRPr="005A6375">
          <w:rPr>
            <w:rFonts w:ascii="Times New Roman" w:hAnsi="Times New Roman" w:cs="Times New Roman"/>
            <w:i/>
            <w:iCs/>
            <w:sz w:val="24"/>
            <w:szCs w:val="24"/>
            <w:highlight w:val="yellow"/>
            <w:lang w:val="id-ID"/>
          </w:rPr>
          <w:t>Telutizen</w:t>
        </w:r>
      </w:ins>
      <w:proofErr w:type="spellEnd"/>
      <w:r w:rsidRPr="005A6375">
        <w:rPr>
          <w:rFonts w:ascii="Times New Roman" w:hAnsi="Times New Roman" w:cs="Times New Roman"/>
          <w:sz w:val="24"/>
          <w:szCs w:val="24"/>
          <w:lang w:val="id-ID"/>
        </w:rPr>
        <w:t xml:space="preserve"> memilih berkuliah di Telkom </w:t>
      </w:r>
      <w:proofErr w:type="spellStart"/>
      <w:r w:rsidRPr="005A6375">
        <w:rPr>
          <w:rFonts w:ascii="Times New Roman" w:hAnsi="Times New Roman" w:cs="Times New Roman"/>
          <w:sz w:val="24"/>
          <w:szCs w:val="24"/>
          <w:lang w:val="id-ID"/>
        </w:rPr>
        <w:t>Universty</w:t>
      </w:r>
      <w:proofErr w:type="spellEnd"/>
      <w:r w:rsidRPr="005A6375">
        <w:rPr>
          <w:rFonts w:ascii="Times New Roman" w:hAnsi="Times New Roman" w:cs="Times New Roman"/>
          <w:sz w:val="24"/>
          <w:szCs w:val="24"/>
          <w:lang w:val="id-ID"/>
        </w:rPr>
        <w:t>”</w:t>
      </w:r>
      <w:ins w:id="10" w:author="Jatmika Nurhadi" w:date="2019-10-25T22:10:00Z">
        <w:r w:rsidR="005A6375">
          <w:rPr>
            <w:rFonts w:ascii="Times New Roman" w:hAnsi="Times New Roman" w:cs="Times New Roman"/>
            <w:sz w:val="24"/>
            <w:szCs w:val="24"/>
            <w:lang w:val="id-ID"/>
          </w:rPr>
          <w:t xml:space="preserve"> </w:t>
        </w:r>
      </w:ins>
      <w:r w:rsidRPr="005A6375">
        <w:rPr>
          <w:rFonts w:ascii="Times New Roman" w:hAnsi="Times New Roman" w:cs="Times New Roman"/>
          <w:sz w:val="24"/>
          <w:szCs w:val="24"/>
          <w:lang w:val="id-ID"/>
        </w:rPr>
        <w:t>dengan baik.</w:t>
      </w:r>
    </w:p>
    <w:p w14:paraId="5492B504" w14:textId="77777777" w:rsidR="005A6375" w:rsidRPr="005A6375" w:rsidRDefault="005A6375">
      <w:pPr>
        <w:spacing w:after="0" w:line="360" w:lineRule="auto"/>
        <w:ind w:firstLine="420"/>
        <w:jc w:val="both"/>
        <w:rPr>
          <w:ins w:id="11" w:author="Jatmika Nurhadi" w:date="2019-10-25T22:09:00Z"/>
          <w:rFonts w:ascii="Times New Roman" w:hAnsi="Times New Roman" w:cs="Times New Roman"/>
          <w:sz w:val="24"/>
          <w:szCs w:val="24"/>
          <w:lang w:val="id-ID"/>
        </w:rPr>
        <w:pPrChange w:id="12" w:author="Jatmika Nurhadi" w:date="2019-10-25T22:09:00Z">
          <w:pPr>
            <w:spacing w:after="0" w:line="360" w:lineRule="auto"/>
          </w:pPr>
        </w:pPrChange>
      </w:pPr>
    </w:p>
    <w:p w14:paraId="7E121A9E" w14:textId="2F4162CA" w:rsidR="00932378" w:rsidDel="005A6375" w:rsidRDefault="00932378">
      <w:pPr>
        <w:spacing w:after="0" w:line="360" w:lineRule="auto"/>
        <w:ind w:firstLine="420"/>
        <w:jc w:val="both"/>
        <w:rPr>
          <w:del w:id="13" w:author="Jatmika Nurhadi" w:date="2019-10-25T22:10:00Z"/>
          <w:rFonts w:ascii="Times New Roman" w:hAnsi="Times New Roman" w:cs="Times New Roman"/>
          <w:sz w:val="24"/>
          <w:szCs w:val="24"/>
          <w:lang w:val="id-ID"/>
        </w:rPr>
        <w:pPrChange w:id="14" w:author="Jatmika Nurhadi" w:date="2019-10-25T22:10:00Z">
          <w:pPr>
            <w:spacing w:after="0" w:line="360" w:lineRule="auto"/>
            <w:ind w:firstLine="420"/>
          </w:pPr>
        </w:pPrChange>
      </w:pPr>
      <w:r w:rsidRPr="005A6375">
        <w:rPr>
          <w:rFonts w:ascii="Times New Roman" w:hAnsi="Times New Roman" w:cs="Times New Roman"/>
          <w:sz w:val="24"/>
          <w:szCs w:val="24"/>
          <w:lang w:val="id-ID"/>
        </w:rPr>
        <w:t xml:space="preserve">Tidak lupa pula kami menyampaikan rasa terima kasih terhadap dosen yang telah banyak membimbing kami untuk mengerjakan karya ilmiah ini seperti </w:t>
      </w:r>
      <w:del w:id="15" w:author="Jatmika Nurhadi" w:date="2019-10-25T22:11:00Z">
        <w:r w:rsidRPr="005A6375" w:rsidDel="005A6375">
          <w:rPr>
            <w:rFonts w:ascii="Times New Roman" w:hAnsi="Times New Roman" w:cs="Times New Roman"/>
            <w:sz w:val="24"/>
            <w:szCs w:val="24"/>
            <w:lang w:val="id-ID"/>
          </w:rPr>
          <w:delText xml:space="preserve">bagaimana </w:delText>
        </w:r>
      </w:del>
      <w:r w:rsidRPr="005A6375">
        <w:rPr>
          <w:rFonts w:ascii="Times New Roman" w:hAnsi="Times New Roman" w:cs="Times New Roman"/>
          <w:sz w:val="24"/>
          <w:szCs w:val="24"/>
          <w:lang w:val="id-ID"/>
        </w:rPr>
        <w:t>penyusunan kalimat karya ilmiah.</w:t>
      </w:r>
    </w:p>
    <w:p w14:paraId="68BD3132" w14:textId="77777777" w:rsidR="005A6375" w:rsidRPr="005A6375" w:rsidRDefault="005A6375">
      <w:pPr>
        <w:spacing w:after="0" w:line="360" w:lineRule="auto"/>
        <w:ind w:firstLine="420"/>
        <w:jc w:val="both"/>
        <w:rPr>
          <w:ins w:id="16" w:author="Jatmika Nurhadi" w:date="2019-10-25T22:10:00Z"/>
          <w:rFonts w:ascii="Times New Roman" w:hAnsi="Times New Roman" w:cs="Times New Roman"/>
          <w:sz w:val="24"/>
          <w:szCs w:val="24"/>
          <w:lang w:val="id-ID"/>
        </w:rPr>
        <w:pPrChange w:id="17" w:author="Jatmika Nurhadi" w:date="2019-10-25T22:10:00Z">
          <w:pPr>
            <w:spacing w:after="0" w:line="360" w:lineRule="auto"/>
          </w:pPr>
        </w:pPrChange>
      </w:pPr>
    </w:p>
    <w:p w14:paraId="17941065" w14:textId="70F1353F" w:rsidR="00932378" w:rsidRPr="005A6375" w:rsidDel="005A6375" w:rsidRDefault="00932378">
      <w:pPr>
        <w:spacing w:after="0" w:line="360" w:lineRule="auto"/>
        <w:ind w:firstLine="420"/>
        <w:jc w:val="both"/>
        <w:rPr>
          <w:del w:id="18" w:author="Jatmika Nurhadi" w:date="2019-10-25T22:10:00Z"/>
          <w:rFonts w:ascii="Times New Roman" w:hAnsi="Times New Roman" w:cs="Times New Roman"/>
          <w:sz w:val="24"/>
          <w:szCs w:val="24"/>
          <w:lang w:val="id-ID"/>
        </w:rPr>
        <w:pPrChange w:id="19" w:author="Jatmika Nurhadi" w:date="2019-10-25T22:10:00Z">
          <w:pPr>
            <w:spacing w:after="0" w:line="360" w:lineRule="auto"/>
          </w:pPr>
        </w:pPrChange>
      </w:pPr>
      <w:r w:rsidRPr="005A6375">
        <w:rPr>
          <w:rFonts w:ascii="Times New Roman" w:hAnsi="Times New Roman" w:cs="Times New Roman"/>
          <w:sz w:val="24"/>
          <w:szCs w:val="24"/>
          <w:lang w:val="id-ID"/>
        </w:rPr>
        <w:t>Meskipun karya ilmiah ini selesai kami menyadari bahwa di</w:t>
      </w:r>
      <w:ins w:id="20" w:author="Jatmika Nurhadi" w:date="2019-10-25T22:10:00Z">
        <w:r w:rsidR="005A6375">
          <w:rPr>
            <w:rFonts w:ascii="Times New Roman" w:hAnsi="Times New Roman" w:cs="Times New Roman"/>
            <w:sz w:val="24"/>
            <w:szCs w:val="24"/>
            <w:lang w:val="id-ID"/>
          </w:rPr>
          <w:t xml:space="preserve"> </w:t>
        </w:r>
      </w:ins>
      <w:r w:rsidRPr="005A6375">
        <w:rPr>
          <w:rFonts w:ascii="Times New Roman" w:hAnsi="Times New Roman" w:cs="Times New Roman"/>
          <w:sz w:val="24"/>
          <w:szCs w:val="24"/>
          <w:lang w:val="id-ID"/>
        </w:rPr>
        <w:t>dalam pengerjaan penyusunan karya ilmiah ini masih banyak kesalahan dan kekurangannya.</w:t>
      </w:r>
      <w:ins w:id="21" w:author="Jatmika Nurhadi" w:date="2019-10-25T22:10:00Z">
        <w:r w:rsidR="005A6375">
          <w:rPr>
            <w:rFonts w:ascii="Times New Roman" w:hAnsi="Times New Roman" w:cs="Times New Roman"/>
            <w:sz w:val="24"/>
            <w:szCs w:val="24"/>
            <w:lang w:val="id-ID"/>
          </w:rPr>
          <w:t xml:space="preserve"> </w:t>
        </w:r>
      </w:ins>
    </w:p>
    <w:p w14:paraId="2645A2DF" w14:textId="4303938B" w:rsidR="00932378" w:rsidRPr="005A6375" w:rsidRDefault="00932378">
      <w:pPr>
        <w:spacing w:after="0" w:line="360" w:lineRule="auto"/>
        <w:ind w:firstLine="420"/>
        <w:jc w:val="both"/>
        <w:rPr>
          <w:rFonts w:ascii="Times New Roman" w:hAnsi="Times New Roman" w:cs="Times New Roman"/>
          <w:sz w:val="24"/>
          <w:szCs w:val="24"/>
          <w:lang w:val="id-ID"/>
        </w:rPr>
        <w:pPrChange w:id="22" w:author="Jatmika Nurhadi" w:date="2019-10-25T22:10:00Z">
          <w:pPr>
            <w:spacing w:after="0" w:line="360" w:lineRule="auto"/>
          </w:pPr>
        </w:pPrChange>
      </w:pPr>
      <w:r w:rsidRPr="005A6375">
        <w:rPr>
          <w:rFonts w:ascii="Times New Roman" w:hAnsi="Times New Roman" w:cs="Times New Roman"/>
          <w:sz w:val="24"/>
          <w:szCs w:val="24"/>
          <w:lang w:val="id-ID"/>
        </w:rPr>
        <w:t>Akhir kata,</w:t>
      </w:r>
      <w:ins w:id="23" w:author="Jatmika Nurhadi" w:date="2019-10-25T22:10:00Z">
        <w:r w:rsidR="005A6375">
          <w:rPr>
            <w:rFonts w:ascii="Times New Roman" w:hAnsi="Times New Roman" w:cs="Times New Roman"/>
            <w:sz w:val="24"/>
            <w:szCs w:val="24"/>
            <w:lang w:val="id-ID"/>
          </w:rPr>
          <w:t xml:space="preserve"> </w:t>
        </w:r>
      </w:ins>
      <w:r w:rsidRPr="005A6375">
        <w:rPr>
          <w:rFonts w:ascii="Times New Roman" w:hAnsi="Times New Roman" w:cs="Times New Roman"/>
          <w:sz w:val="24"/>
          <w:szCs w:val="24"/>
          <w:lang w:val="id-ID"/>
        </w:rPr>
        <w:t xml:space="preserve">kami berharap karya ilmiah ini bermanfaat dan mengetahui alasan </w:t>
      </w:r>
      <w:del w:id="24" w:author="Jatmika Nurhadi" w:date="2019-10-25T22:14:00Z">
        <w:r w:rsidRPr="005A6375" w:rsidDel="005A6375">
          <w:rPr>
            <w:rFonts w:ascii="Times New Roman" w:hAnsi="Times New Roman" w:cs="Times New Roman"/>
            <w:i/>
            <w:iCs/>
            <w:sz w:val="24"/>
            <w:szCs w:val="24"/>
            <w:lang w:val="id-ID"/>
            <w:rPrChange w:id="25" w:author="Jatmika Nurhadi" w:date="2019-10-25T22:10:00Z">
              <w:rPr>
                <w:rFonts w:ascii="Times New Roman" w:hAnsi="Times New Roman" w:cs="Times New Roman"/>
                <w:sz w:val="24"/>
                <w:szCs w:val="24"/>
                <w:lang w:val="id-ID"/>
              </w:rPr>
            </w:rPrChange>
          </w:rPr>
          <w:delText>Telutizen</w:delText>
        </w:r>
      </w:del>
      <w:proofErr w:type="spellStart"/>
      <w:ins w:id="26" w:author="Jatmika Nurhadi" w:date="2019-10-25T22:14:00Z">
        <w:r w:rsidR="005A6375" w:rsidRPr="005A6375">
          <w:rPr>
            <w:rFonts w:ascii="Times New Roman" w:hAnsi="Times New Roman" w:cs="Times New Roman"/>
            <w:i/>
            <w:iCs/>
            <w:sz w:val="24"/>
            <w:szCs w:val="24"/>
            <w:lang w:val="id-ID"/>
          </w:rPr>
          <w:t>Telutizen</w:t>
        </w:r>
      </w:ins>
      <w:proofErr w:type="spellEnd"/>
      <w:r w:rsidRPr="005A6375">
        <w:rPr>
          <w:rFonts w:ascii="Times New Roman" w:hAnsi="Times New Roman" w:cs="Times New Roman"/>
          <w:sz w:val="24"/>
          <w:szCs w:val="24"/>
          <w:lang w:val="id-ID"/>
        </w:rPr>
        <w:t xml:space="preserve"> berkuliah di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w:t>
      </w:r>
    </w:p>
    <w:p w14:paraId="588616FB" w14:textId="77777777" w:rsidR="00932378" w:rsidRPr="005A6375" w:rsidRDefault="00932378" w:rsidP="005A6375">
      <w:pPr>
        <w:spacing w:after="0" w:line="360" w:lineRule="auto"/>
        <w:jc w:val="center"/>
        <w:rPr>
          <w:rFonts w:ascii="Times New Roman" w:hAnsi="Times New Roman" w:cs="Times New Roman"/>
          <w:sz w:val="24"/>
          <w:szCs w:val="24"/>
          <w:lang w:val="id-ID"/>
        </w:rPr>
      </w:pPr>
    </w:p>
    <w:p w14:paraId="2B2C9073" w14:textId="77777777" w:rsidR="00932378" w:rsidRPr="005A6375" w:rsidRDefault="00932378" w:rsidP="005A6375">
      <w:pPr>
        <w:spacing w:after="0" w:line="360" w:lineRule="auto"/>
        <w:jc w:val="center"/>
        <w:rPr>
          <w:rFonts w:ascii="Times New Roman" w:hAnsi="Times New Roman" w:cs="Times New Roman"/>
          <w:sz w:val="24"/>
          <w:szCs w:val="24"/>
          <w:lang w:val="id-ID"/>
        </w:rPr>
      </w:pPr>
    </w:p>
    <w:p w14:paraId="67AE4984" w14:textId="77777777" w:rsidR="00932378" w:rsidRPr="005A6375" w:rsidRDefault="00932378" w:rsidP="005A6375">
      <w:pPr>
        <w:spacing w:after="0" w:line="360" w:lineRule="auto"/>
        <w:jc w:val="center"/>
        <w:rPr>
          <w:rFonts w:ascii="Times New Roman" w:hAnsi="Times New Roman" w:cs="Times New Roman"/>
          <w:sz w:val="24"/>
          <w:szCs w:val="24"/>
          <w:lang w:val="id-ID"/>
        </w:rPr>
      </w:pPr>
    </w:p>
    <w:p w14:paraId="24474092" w14:textId="77777777" w:rsidR="00932378" w:rsidRPr="005A6375" w:rsidRDefault="00932378" w:rsidP="005A6375">
      <w:pPr>
        <w:spacing w:after="0" w:line="360" w:lineRule="auto"/>
        <w:jc w:val="center"/>
        <w:rPr>
          <w:rFonts w:ascii="Times New Roman" w:hAnsi="Times New Roman" w:cs="Times New Roman"/>
          <w:sz w:val="24"/>
          <w:szCs w:val="24"/>
          <w:lang w:val="id-ID"/>
        </w:rPr>
      </w:pPr>
    </w:p>
    <w:p w14:paraId="5C84DEEE" w14:textId="7A77A344" w:rsidR="00932378" w:rsidRDefault="00932378" w:rsidP="005A6375">
      <w:pPr>
        <w:spacing w:after="0" w:line="360" w:lineRule="auto"/>
        <w:jc w:val="center"/>
        <w:rPr>
          <w:ins w:id="27" w:author="Jatmika Nurhadi" w:date="2019-10-25T22:11:00Z"/>
          <w:rFonts w:ascii="Times New Roman" w:hAnsi="Times New Roman" w:cs="Times New Roman"/>
          <w:sz w:val="24"/>
          <w:szCs w:val="24"/>
          <w:lang w:val="id-ID"/>
        </w:rPr>
      </w:pPr>
    </w:p>
    <w:p w14:paraId="5ABF5745" w14:textId="7983DDBC" w:rsidR="005A6375" w:rsidRDefault="005A6375" w:rsidP="005A6375">
      <w:pPr>
        <w:spacing w:after="0" w:line="360" w:lineRule="auto"/>
        <w:jc w:val="center"/>
        <w:rPr>
          <w:ins w:id="28" w:author="Jatmika Nurhadi" w:date="2019-10-25T22:11:00Z"/>
          <w:rFonts w:ascii="Times New Roman" w:hAnsi="Times New Roman" w:cs="Times New Roman"/>
          <w:sz w:val="24"/>
          <w:szCs w:val="24"/>
          <w:lang w:val="id-ID"/>
        </w:rPr>
      </w:pPr>
    </w:p>
    <w:p w14:paraId="52DE762C" w14:textId="3B686002" w:rsidR="005A6375" w:rsidRDefault="005A6375" w:rsidP="005A6375">
      <w:pPr>
        <w:spacing w:after="0" w:line="360" w:lineRule="auto"/>
        <w:jc w:val="center"/>
        <w:rPr>
          <w:ins w:id="29" w:author="Jatmika Nurhadi" w:date="2019-10-25T22:11:00Z"/>
          <w:rFonts w:ascii="Times New Roman" w:hAnsi="Times New Roman" w:cs="Times New Roman"/>
          <w:sz w:val="24"/>
          <w:szCs w:val="24"/>
          <w:lang w:val="id-ID"/>
        </w:rPr>
      </w:pPr>
    </w:p>
    <w:p w14:paraId="2E380764" w14:textId="368058ED" w:rsidR="005A6375" w:rsidRDefault="005A6375" w:rsidP="005A6375">
      <w:pPr>
        <w:spacing w:after="0" w:line="360" w:lineRule="auto"/>
        <w:jc w:val="center"/>
        <w:rPr>
          <w:ins w:id="30" w:author="Jatmika Nurhadi" w:date="2019-10-25T22:11:00Z"/>
          <w:rFonts w:ascii="Times New Roman" w:hAnsi="Times New Roman" w:cs="Times New Roman"/>
          <w:sz w:val="24"/>
          <w:szCs w:val="24"/>
          <w:lang w:val="id-ID"/>
        </w:rPr>
      </w:pPr>
    </w:p>
    <w:p w14:paraId="74E04E84" w14:textId="5C3116A9" w:rsidR="005A6375" w:rsidRDefault="005A6375" w:rsidP="005A6375">
      <w:pPr>
        <w:spacing w:after="0" w:line="360" w:lineRule="auto"/>
        <w:jc w:val="center"/>
        <w:rPr>
          <w:ins w:id="31" w:author="Jatmika Nurhadi" w:date="2019-10-25T22:11:00Z"/>
          <w:rFonts w:ascii="Times New Roman" w:hAnsi="Times New Roman" w:cs="Times New Roman"/>
          <w:sz w:val="24"/>
          <w:szCs w:val="24"/>
          <w:lang w:val="id-ID"/>
        </w:rPr>
      </w:pPr>
    </w:p>
    <w:p w14:paraId="623F4335" w14:textId="30024516" w:rsidR="005A6375" w:rsidRDefault="005A6375" w:rsidP="005A6375">
      <w:pPr>
        <w:spacing w:after="0" w:line="360" w:lineRule="auto"/>
        <w:jc w:val="center"/>
        <w:rPr>
          <w:ins w:id="32" w:author="Jatmika Nurhadi" w:date="2019-10-25T22:11:00Z"/>
          <w:rFonts w:ascii="Times New Roman" w:hAnsi="Times New Roman" w:cs="Times New Roman"/>
          <w:sz w:val="24"/>
          <w:szCs w:val="24"/>
          <w:lang w:val="id-ID"/>
        </w:rPr>
      </w:pPr>
    </w:p>
    <w:p w14:paraId="622127FE" w14:textId="2D0834A9" w:rsidR="005A6375" w:rsidRDefault="005A6375" w:rsidP="005A6375">
      <w:pPr>
        <w:spacing w:after="0" w:line="360" w:lineRule="auto"/>
        <w:jc w:val="center"/>
        <w:rPr>
          <w:ins w:id="33" w:author="Jatmika Nurhadi" w:date="2019-10-25T22:11:00Z"/>
          <w:rFonts w:ascii="Times New Roman" w:hAnsi="Times New Roman" w:cs="Times New Roman"/>
          <w:sz w:val="24"/>
          <w:szCs w:val="24"/>
          <w:lang w:val="id-ID"/>
        </w:rPr>
      </w:pPr>
    </w:p>
    <w:p w14:paraId="2ED8F4C3" w14:textId="5432AD9D" w:rsidR="005A6375" w:rsidRDefault="005A6375" w:rsidP="005A6375">
      <w:pPr>
        <w:spacing w:after="0" w:line="360" w:lineRule="auto"/>
        <w:jc w:val="center"/>
        <w:rPr>
          <w:ins w:id="34" w:author="Jatmika Nurhadi" w:date="2019-10-25T22:11:00Z"/>
          <w:rFonts w:ascii="Times New Roman" w:hAnsi="Times New Roman" w:cs="Times New Roman"/>
          <w:sz w:val="24"/>
          <w:szCs w:val="24"/>
          <w:lang w:val="id-ID"/>
        </w:rPr>
      </w:pPr>
    </w:p>
    <w:p w14:paraId="373B3288" w14:textId="750E64B8" w:rsidR="005A6375" w:rsidRDefault="005A6375" w:rsidP="005A6375">
      <w:pPr>
        <w:spacing w:after="0" w:line="360" w:lineRule="auto"/>
        <w:jc w:val="center"/>
        <w:rPr>
          <w:ins w:id="35" w:author="Jatmika Nurhadi" w:date="2019-10-25T22:11:00Z"/>
          <w:rFonts w:ascii="Times New Roman" w:hAnsi="Times New Roman" w:cs="Times New Roman"/>
          <w:sz w:val="24"/>
          <w:szCs w:val="24"/>
          <w:lang w:val="id-ID"/>
        </w:rPr>
      </w:pPr>
    </w:p>
    <w:p w14:paraId="443AD477" w14:textId="1FF5A92E" w:rsidR="005A6375" w:rsidRDefault="005A6375" w:rsidP="005A6375">
      <w:pPr>
        <w:spacing w:after="0" w:line="360" w:lineRule="auto"/>
        <w:jc w:val="center"/>
        <w:rPr>
          <w:ins w:id="36" w:author="Jatmika Nurhadi" w:date="2019-10-25T22:11:00Z"/>
          <w:rFonts w:ascii="Times New Roman" w:hAnsi="Times New Roman" w:cs="Times New Roman"/>
          <w:sz w:val="24"/>
          <w:szCs w:val="24"/>
          <w:lang w:val="id-ID"/>
        </w:rPr>
      </w:pPr>
    </w:p>
    <w:p w14:paraId="2E681C49" w14:textId="6B11D670" w:rsidR="005A6375" w:rsidRDefault="005A6375" w:rsidP="005A6375">
      <w:pPr>
        <w:spacing w:after="0" w:line="360" w:lineRule="auto"/>
        <w:jc w:val="center"/>
        <w:rPr>
          <w:ins w:id="37" w:author="Jatmika Nurhadi" w:date="2019-10-25T22:11:00Z"/>
          <w:rFonts w:ascii="Times New Roman" w:hAnsi="Times New Roman" w:cs="Times New Roman"/>
          <w:sz w:val="24"/>
          <w:szCs w:val="24"/>
          <w:lang w:val="id-ID"/>
        </w:rPr>
      </w:pPr>
    </w:p>
    <w:p w14:paraId="265C7030" w14:textId="77777777" w:rsidR="005A6375" w:rsidRPr="005A6375" w:rsidRDefault="005A6375" w:rsidP="005A6375">
      <w:pPr>
        <w:spacing w:after="0" w:line="360" w:lineRule="auto"/>
        <w:jc w:val="center"/>
        <w:rPr>
          <w:rFonts w:ascii="Times New Roman" w:hAnsi="Times New Roman" w:cs="Times New Roman"/>
          <w:sz w:val="24"/>
          <w:szCs w:val="24"/>
          <w:lang w:val="id-ID"/>
        </w:rPr>
      </w:pPr>
    </w:p>
    <w:p w14:paraId="70692BA5" w14:textId="77777777" w:rsidR="00932378" w:rsidRPr="005A6375" w:rsidRDefault="00932378" w:rsidP="005A6375">
      <w:pPr>
        <w:spacing w:after="0" w:line="360" w:lineRule="auto"/>
        <w:jc w:val="center"/>
        <w:rPr>
          <w:rFonts w:ascii="Times New Roman" w:hAnsi="Times New Roman" w:cs="Times New Roman"/>
          <w:sz w:val="24"/>
          <w:szCs w:val="24"/>
          <w:lang w:val="id-ID"/>
        </w:rPr>
      </w:pPr>
    </w:p>
    <w:p w14:paraId="0DBC5B52" w14:textId="77777777" w:rsidR="00932378" w:rsidRPr="005A6375" w:rsidRDefault="00932378" w:rsidP="005A6375">
      <w:pPr>
        <w:spacing w:after="0" w:line="360" w:lineRule="auto"/>
        <w:rPr>
          <w:rFonts w:ascii="Times New Roman" w:hAnsi="Times New Roman" w:cs="Times New Roman"/>
          <w:sz w:val="24"/>
          <w:szCs w:val="24"/>
          <w:lang w:val="id-ID"/>
        </w:rPr>
      </w:pPr>
    </w:p>
    <w:p w14:paraId="0E080E5E" w14:textId="77777777" w:rsidR="00932378" w:rsidRPr="005A6375" w:rsidRDefault="00932378" w:rsidP="005A6375">
      <w:pPr>
        <w:spacing w:after="0" w:line="360" w:lineRule="auto"/>
        <w:rPr>
          <w:rFonts w:ascii="Times New Roman" w:hAnsi="Times New Roman" w:cs="Times New Roman"/>
          <w:sz w:val="24"/>
          <w:szCs w:val="24"/>
          <w:lang w:val="id-ID"/>
        </w:rPr>
      </w:pPr>
    </w:p>
    <w:p w14:paraId="661BDAC0" w14:textId="4348B1B0" w:rsidR="001A2B2D" w:rsidRDefault="001A2B2D" w:rsidP="005A6375">
      <w:pPr>
        <w:spacing w:after="0" w:line="360" w:lineRule="auto"/>
        <w:jc w:val="center"/>
        <w:rPr>
          <w:ins w:id="38" w:author="Jatmika Nurhadi" w:date="2019-10-25T22:11:00Z"/>
          <w:rFonts w:ascii="Times New Roman" w:hAnsi="Times New Roman" w:cs="Times New Roman"/>
          <w:b/>
          <w:sz w:val="24"/>
          <w:szCs w:val="24"/>
          <w:lang w:val="id-ID"/>
        </w:rPr>
      </w:pPr>
      <w:commentRangeStart w:id="39"/>
      <w:r w:rsidRPr="005A6375">
        <w:rPr>
          <w:rFonts w:ascii="Times New Roman" w:hAnsi="Times New Roman" w:cs="Times New Roman"/>
          <w:b/>
          <w:sz w:val="24"/>
          <w:szCs w:val="24"/>
          <w:lang w:val="id-ID"/>
        </w:rPr>
        <w:lastRenderedPageBreak/>
        <w:t>DAFTAR ISI</w:t>
      </w:r>
      <w:commentRangeEnd w:id="39"/>
      <w:r w:rsidR="005A6375">
        <w:rPr>
          <w:rStyle w:val="CommentReference"/>
        </w:rPr>
        <w:commentReference w:id="39"/>
      </w:r>
    </w:p>
    <w:p w14:paraId="56D57504" w14:textId="77777777" w:rsidR="005A6375" w:rsidRPr="005A6375" w:rsidRDefault="005A6375" w:rsidP="005A6375">
      <w:pPr>
        <w:spacing w:after="0" w:line="360" w:lineRule="auto"/>
        <w:jc w:val="center"/>
        <w:rPr>
          <w:rFonts w:ascii="Times New Roman" w:hAnsi="Times New Roman" w:cs="Times New Roman"/>
          <w:b/>
          <w:sz w:val="24"/>
          <w:szCs w:val="24"/>
          <w:lang w:val="id-ID"/>
        </w:rPr>
      </w:pPr>
    </w:p>
    <w:p w14:paraId="55A3F734" w14:textId="74B4220D" w:rsidR="000531BC" w:rsidRPr="005A6375" w:rsidRDefault="001A2B2D" w:rsidP="005A6375">
      <w:pPr>
        <w:spacing w:after="0" w:line="360" w:lineRule="auto"/>
        <w:rPr>
          <w:rFonts w:ascii="Times New Roman" w:hAnsi="Times New Roman" w:cs="Times New Roman"/>
          <w:b/>
          <w:sz w:val="24"/>
          <w:szCs w:val="24"/>
          <w:lang w:val="id-ID"/>
        </w:rPr>
      </w:pPr>
      <w:del w:id="40" w:author="Jatmika Nurhadi" w:date="2019-10-25T22:12:00Z">
        <w:r w:rsidRPr="005A6375" w:rsidDel="005A6375">
          <w:rPr>
            <w:rFonts w:ascii="Times New Roman" w:hAnsi="Times New Roman" w:cs="Times New Roman"/>
            <w:b/>
            <w:sz w:val="24"/>
            <w:szCs w:val="24"/>
            <w:lang w:val="id-ID"/>
          </w:rPr>
          <w:delText>BAB I</w:delText>
        </w:r>
      </w:del>
      <w:ins w:id="41" w:author="Jatmika Nurhadi" w:date="2019-10-25T22:12:00Z">
        <w:r w:rsidR="005A6375">
          <w:rPr>
            <w:rFonts w:ascii="Times New Roman" w:hAnsi="Times New Roman" w:cs="Times New Roman"/>
            <w:b/>
            <w:sz w:val="24"/>
            <w:szCs w:val="24"/>
            <w:lang w:val="id-ID"/>
          </w:rPr>
          <w:t>1.</w:t>
        </w:r>
      </w:ins>
      <w:del w:id="42" w:author="Jatmika Nurhadi" w:date="2019-10-25T22:14:00Z">
        <w:r w:rsidRPr="005A6375" w:rsidDel="005A6375">
          <w:rPr>
            <w:rFonts w:ascii="Times New Roman" w:hAnsi="Times New Roman" w:cs="Times New Roman"/>
            <w:b/>
            <w:sz w:val="24"/>
            <w:szCs w:val="24"/>
            <w:lang w:val="id-ID"/>
          </w:rPr>
          <w:delText xml:space="preserve"> </w:delText>
        </w:r>
      </w:del>
      <w:ins w:id="43" w:author="Jatmika Nurhadi" w:date="2019-10-25T22:14:00Z">
        <w:r w:rsidR="005A6375">
          <w:rPr>
            <w:rFonts w:ascii="Times New Roman" w:hAnsi="Times New Roman" w:cs="Times New Roman"/>
            <w:b/>
            <w:sz w:val="24"/>
            <w:szCs w:val="24"/>
            <w:lang w:val="id-ID"/>
          </w:rPr>
          <w:t xml:space="preserve"> </w:t>
        </w:r>
      </w:ins>
      <w:r w:rsidRPr="005A6375">
        <w:rPr>
          <w:rFonts w:ascii="Times New Roman" w:hAnsi="Times New Roman" w:cs="Times New Roman"/>
          <w:b/>
          <w:sz w:val="24"/>
          <w:szCs w:val="24"/>
          <w:lang w:val="id-ID"/>
        </w:rPr>
        <w:t>PENDAHULUAN.................................................................................</w:t>
      </w:r>
      <w:del w:id="44" w:author="Jatmika Nurhadi" w:date="2019-10-25T22:11:00Z">
        <w:r w:rsidRPr="005A6375" w:rsidDel="005A6375">
          <w:rPr>
            <w:rFonts w:ascii="Times New Roman" w:hAnsi="Times New Roman" w:cs="Times New Roman"/>
            <w:b/>
            <w:sz w:val="24"/>
            <w:szCs w:val="24"/>
            <w:lang w:val="id-ID"/>
          </w:rPr>
          <w:delText>(</w:delText>
        </w:r>
      </w:del>
      <w:r w:rsidRPr="005A6375">
        <w:rPr>
          <w:rFonts w:ascii="Times New Roman" w:hAnsi="Times New Roman" w:cs="Times New Roman"/>
          <w:b/>
          <w:sz w:val="24"/>
          <w:szCs w:val="24"/>
          <w:lang w:val="id-ID"/>
        </w:rPr>
        <w:t>4</w:t>
      </w:r>
      <w:del w:id="45" w:author="Jatmika Nurhadi" w:date="2019-10-25T22:11:00Z">
        <w:r w:rsidRPr="005A6375" w:rsidDel="005A6375">
          <w:rPr>
            <w:rFonts w:ascii="Times New Roman" w:hAnsi="Times New Roman" w:cs="Times New Roman"/>
            <w:b/>
            <w:sz w:val="24"/>
            <w:szCs w:val="24"/>
            <w:lang w:val="id-ID"/>
          </w:rPr>
          <w:delText>)</w:delText>
        </w:r>
      </w:del>
    </w:p>
    <w:p w14:paraId="0E4F5E9C" w14:textId="08B62C81" w:rsidR="000F3F77" w:rsidRPr="005A6375" w:rsidRDefault="000F3F77" w:rsidP="005A6375">
      <w:pPr>
        <w:spacing w:after="0" w:line="360" w:lineRule="auto"/>
        <w:rPr>
          <w:rFonts w:ascii="Times New Roman" w:hAnsi="Times New Roman" w:cs="Times New Roman"/>
          <w:sz w:val="24"/>
          <w:szCs w:val="24"/>
          <w:lang w:val="id-ID"/>
        </w:rPr>
      </w:pPr>
      <w:r w:rsidRPr="005A6375">
        <w:rPr>
          <w:rFonts w:ascii="Times New Roman" w:hAnsi="Times New Roman" w:cs="Times New Roman"/>
          <w:sz w:val="24"/>
          <w:szCs w:val="24"/>
          <w:lang w:val="id-ID"/>
        </w:rPr>
        <w:t>Latar Belakang</w:t>
      </w:r>
      <w:r w:rsidR="000531BC" w:rsidRPr="005A6375">
        <w:rPr>
          <w:rFonts w:ascii="Times New Roman" w:hAnsi="Times New Roman" w:cs="Times New Roman"/>
          <w:sz w:val="24"/>
          <w:szCs w:val="24"/>
          <w:lang w:val="id-ID"/>
        </w:rPr>
        <w:t>...................................................................</w:t>
      </w:r>
      <w:r w:rsidR="001A2B2D" w:rsidRPr="005A6375">
        <w:rPr>
          <w:rFonts w:ascii="Times New Roman" w:hAnsi="Times New Roman" w:cs="Times New Roman"/>
          <w:sz w:val="24"/>
          <w:szCs w:val="24"/>
          <w:lang w:val="id-ID"/>
        </w:rPr>
        <w:t>...............................</w:t>
      </w:r>
      <w:del w:id="46" w:author="Jatmika Nurhadi" w:date="2019-10-25T22:11:00Z">
        <w:r w:rsidR="001A2B2D" w:rsidRPr="005A6375" w:rsidDel="005A6375">
          <w:rPr>
            <w:rFonts w:ascii="Times New Roman" w:hAnsi="Times New Roman" w:cs="Times New Roman"/>
            <w:sz w:val="24"/>
            <w:szCs w:val="24"/>
            <w:lang w:val="id-ID"/>
          </w:rPr>
          <w:delText>(</w:delText>
        </w:r>
      </w:del>
      <w:r w:rsidR="001A2B2D" w:rsidRPr="005A6375">
        <w:rPr>
          <w:rFonts w:ascii="Times New Roman" w:hAnsi="Times New Roman" w:cs="Times New Roman"/>
          <w:sz w:val="24"/>
          <w:szCs w:val="24"/>
          <w:lang w:val="id-ID"/>
        </w:rPr>
        <w:t>4</w:t>
      </w:r>
      <w:del w:id="47" w:author="Jatmika Nurhadi" w:date="2019-10-25T22:11:00Z">
        <w:r w:rsidR="001A2B2D" w:rsidRPr="005A6375" w:rsidDel="005A6375">
          <w:rPr>
            <w:rFonts w:ascii="Times New Roman" w:hAnsi="Times New Roman" w:cs="Times New Roman"/>
            <w:sz w:val="24"/>
            <w:szCs w:val="24"/>
            <w:lang w:val="id-ID"/>
          </w:rPr>
          <w:delText>)</w:delText>
        </w:r>
      </w:del>
    </w:p>
    <w:p w14:paraId="15ED3C8C" w14:textId="4FD60DC8" w:rsidR="000F3F77" w:rsidRPr="005A6375" w:rsidRDefault="000F3F77" w:rsidP="005A6375">
      <w:pPr>
        <w:spacing w:after="0" w:line="360" w:lineRule="auto"/>
        <w:rPr>
          <w:rFonts w:ascii="Times New Roman" w:hAnsi="Times New Roman" w:cs="Times New Roman"/>
          <w:sz w:val="24"/>
          <w:szCs w:val="24"/>
          <w:lang w:val="id-ID"/>
        </w:rPr>
      </w:pPr>
      <w:r w:rsidRPr="005A6375">
        <w:rPr>
          <w:rFonts w:ascii="Times New Roman" w:hAnsi="Times New Roman" w:cs="Times New Roman"/>
          <w:sz w:val="24"/>
          <w:szCs w:val="24"/>
          <w:lang w:val="id-ID"/>
        </w:rPr>
        <w:t>Batasan Masalah</w:t>
      </w:r>
      <w:r w:rsidR="000531BC" w:rsidRPr="005A6375">
        <w:rPr>
          <w:rFonts w:ascii="Times New Roman" w:hAnsi="Times New Roman" w:cs="Times New Roman"/>
          <w:sz w:val="24"/>
          <w:szCs w:val="24"/>
          <w:lang w:val="id-ID"/>
        </w:rPr>
        <w:t>..............................................................</w:t>
      </w:r>
      <w:r w:rsidR="001A2B2D" w:rsidRPr="005A6375">
        <w:rPr>
          <w:rFonts w:ascii="Times New Roman" w:hAnsi="Times New Roman" w:cs="Times New Roman"/>
          <w:sz w:val="24"/>
          <w:szCs w:val="24"/>
          <w:lang w:val="id-ID"/>
        </w:rPr>
        <w:t>...............................</w:t>
      </w:r>
      <w:r w:rsidR="000531BC" w:rsidRPr="005A6375">
        <w:rPr>
          <w:rFonts w:ascii="Times New Roman" w:hAnsi="Times New Roman" w:cs="Times New Roman"/>
          <w:sz w:val="24"/>
          <w:szCs w:val="24"/>
          <w:lang w:val="id-ID"/>
        </w:rPr>
        <w:t>.</w:t>
      </w:r>
      <w:del w:id="48" w:author="Jatmika Nurhadi" w:date="2019-10-25T22:11:00Z">
        <w:r w:rsidR="001A2B2D" w:rsidRPr="005A6375" w:rsidDel="005A6375">
          <w:rPr>
            <w:rFonts w:ascii="Times New Roman" w:hAnsi="Times New Roman" w:cs="Times New Roman"/>
            <w:sz w:val="24"/>
            <w:szCs w:val="24"/>
            <w:lang w:val="id-ID"/>
          </w:rPr>
          <w:delText>(</w:delText>
        </w:r>
      </w:del>
      <w:r w:rsidR="001A2B2D" w:rsidRPr="005A6375">
        <w:rPr>
          <w:rFonts w:ascii="Times New Roman" w:hAnsi="Times New Roman" w:cs="Times New Roman"/>
          <w:sz w:val="24"/>
          <w:szCs w:val="24"/>
          <w:lang w:val="id-ID"/>
        </w:rPr>
        <w:t>5</w:t>
      </w:r>
      <w:del w:id="49" w:author="Jatmika Nurhadi" w:date="2019-10-25T22:11:00Z">
        <w:r w:rsidR="001A2B2D" w:rsidRPr="005A6375" w:rsidDel="005A6375">
          <w:rPr>
            <w:rFonts w:ascii="Times New Roman" w:hAnsi="Times New Roman" w:cs="Times New Roman"/>
            <w:sz w:val="24"/>
            <w:szCs w:val="24"/>
            <w:lang w:val="id-ID"/>
          </w:rPr>
          <w:delText>)</w:delText>
        </w:r>
      </w:del>
    </w:p>
    <w:p w14:paraId="49389156" w14:textId="61DB7EFB" w:rsidR="000F3F77" w:rsidRPr="005A6375" w:rsidRDefault="000F3F77" w:rsidP="005A6375">
      <w:pPr>
        <w:spacing w:after="0" w:line="360" w:lineRule="auto"/>
        <w:rPr>
          <w:rFonts w:ascii="Times New Roman" w:hAnsi="Times New Roman" w:cs="Times New Roman"/>
          <w:sz w:val="24"/>
          <w:szCs w:val="24"/>
          <w:lang w:val="id-ID"/>
        </w:rPr>
      </w:pPr>
      <w:r w:rsidRPr="005A6375">
        <w:rPr>
          <w:rFonts w:ascii="Times New Roman" w:hAnsi="Times New Roman" w:cs="Times New Roman"/>
          <w:sz w:val="24"/>
          <w:szCs w:val="24"/>
          <w:lang w:val="id-ID"/>
        </w:rPr>
        <w:t>Rumusan Masalah</w:t>
      </w:r>
      <w:r w:rsidR="000531BC" w:rsidRPr="005A6375">
        <w:rPr>
          <w:rFonts w:ascii="Times New Roman" w:hAnsi="Times New Roman" w:cs="Times New Roman"/>
          <w:sz w:val="24"/>
          <w:szCs w:val="24"/>
          <w:lang w:val="id-ID"/>
        </w:rPr>
        <w:t>..............................................................</w:t>
      </w:r>
      <w:r w:rsidR="001A2B2D" w:rsidRPr="005A6375">
        <w:rPr>
          <w:rFonts w:ascii="Times New Roman" w:hAnsi="Times New Roman" w:cs="Times New Roman"/>
          <w:sz w:val="24"/>
          <w:szCs w:val="24"/>
          <w:lang w:val="id-ID"/>
        </w:rPr>
        <w:t>..............................</w:t>
      </w:r>
      <w:del w:id="50" w:author="Jatmika Nurhadi" w:date="2019-10-25T22:11:00Z">
        <w:r w:rsidR="001A2B2D" w:rsidRPr="005A6375" w:rsidDel="005A6375">
          <w:rPr>
            <w:rFonts w:ascii="Times New Roman" w:hAnsi="Times New Roman" w:cs="Times New Roman"/>
            <w:sz w:val="24"/>
            <w:szCs w:val="24"/>
            <w:lang w:val="id-ID"/>
          </w:rPr>
          <w:delText>(</w:delText>
        </w:r>
      </w:del>
      <w:r w:rsidR="001A2B2D" w:rsidRPr="005A6375">
        <w:rPr>
          <w:rFonts w:ascii="Times New Roman" w:hAnsi="Times New Roman" w:cs="Times New Roman"/>
          <w:sz w:val="24"/>
          <w:szCs w:val="24"/>
          <w:lang w:val="id-ID"/>
        </w:rPr>
        <w:t>5</w:t>
      </w:r>
      <w:del w:id="51" w:author="Jatmika Nurhadi" w:date="2019-10-25T22:11:00Z">
        <w:r w:rsidR="001A2B2D" w:rsidRPr="005A6375" w:rsidDel="005A6375">
          <w:rPr>
            <w:rFonts w:ascii="Times New Roman" w:hAnsi="Times New Roman" w:cs="Times New Roman"/>
            <w:sz w:val="24"/>
            <w:szCs w:val="24"/>
            <w:lang w:val="id-ID"/>
          </w:rPr>
          <w:delText>)</w:delText>
        </w:r>
      </w:del>
    </w:p>
    <w:p w14:paraId="1A2C7F37" w14:textId="3CA34E68" w:rsidR="000F3F77" w:rsidRPr="005A6375" w:rsidRDefault="000F3F77" w:rsidP="005A6375">
      <w:pPr>
        <w:spacing w:after="0" w:line="360" w:lineRule="auto"/>
        <w:rPr>
          <w:rFonts w:ascii="Times New Roman" w:hAnsi="Times New Roman" w:cs="Times New Roman"/>
          <w:sz w:val="24"/>
          <w:szCs w:val="24"/>
          <w:lang w:val="id-ID"/>
        </w:rPr>
      </w:pPr>
      <w:r w:rsidRPr="005A6375">
        <w:rPr>
          <w:rFonts w:ascii="Times New Roman" w:hAnsi="Times New Roman" w:cs="Times New Roman"/>
          <w:sz w:val="24"/>
          <w:szCs w:val="24"/>
          <w:lang w:val="id-ID"/>
        </w:rPr>
        <w:t>Tujuan Penelitian</w:t>
      </w:r>
      <w:r w:rsidR="000531BC" w:rsidRPr="005A6375">
        <w:rPr>
          <w:rFonts w:ascii="Times New Roman" w:hAnsi="Times New Roman" w:cs="Times New Roman"/>
          <w:sz w:val="24"/>
          <w:szCs w:val="24"/>
          <w:lang w:val="id-ID"/>
        </w:rPr>
        <w:t>.............................................................</w:t>
      </w:r>
      <w:r w:rsidR="001A2B2D" w:rsidRPr="005A6375">
        <w:rPr>
          <w:rFonts w:ascii="Times New Roman" w:hAnsi="Times New Roman" w:cs="Times New Roman"/>
          <w:sz w:val="24"/>
          <w:szCs w:val="24"/>
          <w:lang w:val="id-ID"/>
        </w:rPr>
        <w:t>.................................</w:t>
      </w:r>
      <w:del w:id="52" w:author="Jatmika Nurhadi" w:date="2019-10-25T22:11:00Z">
        <w:r w:rsidR="001A2B2D" w:rsidRPr="005A6375" w:rsidDel="005A6375">
          <w:rPr>
            <w:rFonts w:ascii="Times New Roman" w:hAnsi="Times New Roman" w:cs="Times New Roman"/>
            <w:sz w:val="24"/>
            <w:szCs w:val="24"/>
            <w:lang w:val="id-ID"/>
          </w:rPr>
          <w:delText>(</w:delText>
        </w:r>
      </w:del>
      <w:r w:rsidR="001A2B2D" w:rsidRPr="005A6375">
        <w:rPr>
          <w:rFonts w:ascii="Times New Roman" w:hAnsi="Times New Roman" w:cs="Times New Roman"/>
          <w:sz w:val="24"/>
          <w:szCs w:val="24"/>
          <w:lang w:val="id-ID"/>
        </w:rPr>
        <w:t>5</w:t>
      </w:r>
      <w:del w:id="53" w:author="Jatmika Nurhadi" w:date="2019-10-25T22:11:00Z">
        <w:r w:rsidR="001A2B2D" w:rsidRPr="005A6375" w:rsidDel="005A6375">
          <w:rPr>
            <w:rFonts w:ascii="Times New Roman" w:hAnsi="Times New Roman" w:cs="Times New Roman"/>
            <w:sz w:val="24"/>
            <w:szCs w:val="24"/>
            <w:lang w:val="id-ID"/>
          </w:rPr>
          <w:delText>)</w:delText>
        </w:r>
      </w:del>
    </w:p>
    <w:p w14:paraId="381914D5" w14:textId="6003C2D9" w:rsidR="000F3F77" w:rsidRPr="005A6375" w:rsidRDefault="000F3F77" w:rsidP="005A6375">
      <w:pPr>
        <w:spacing w:after="0" w:line="360" w:lineRule="auto"/>
        <w:rPr>
          <w:rFonts w:ascii="Times New Roman" w:hAnsi="Times New Roman" w:cs="Times New Roman"/>
          <w:sz w:val="24"/>
          <w:szCs w:val="24"/>
          <w:lang w:val="id-ID"/>
        </w:rPr>
      </w:pPr>
      <w:r w:rsidRPr="005A6375">
        <w:rPr>
          <w:rFonts w:ascii="Times New Roman" w:hAnsi="Times New Roman" w:cs="Times New Roman"/>
          <w:sz w:val="24"/>
          <w:szCs w:val="24"/>
          <w:lang w:val="id-ID"/>
        </w:rPr>
        <w:t>Manfaat Penelitian</w:t>
      </w:r>
      <w:r w:rsidR="001A2B2D" w:rsidRPr="005A6375">
        <w:rPr>
          <w:rFonts w:ascii="Times New Roman" w:hAnsi="Times New Roman" w:cs="Times New Roman"/>
          <w:sz w:val="24"/>
          <w:szCs w:val="24"/>
          <w:lang w:val="id-ID"/>
        </w:rPr>
        <w:t>...........................................................................................</w:t>
      </w:r>
      <w:del w:id="54" w:author="Jatmika Nurhadi" w:date="2019-10-25T22:11:00Z">
        <w:r w:rsidR="001A2B2D" w:rsidRPr="005A6375" w:rsidDel="005A6375">
          <w:rPr>
            <w:rFonts w:ascii="Times New Roman" w:hAnsi="Times New Roman" w:cs="Times New Roman"/>
            <w:sz w:val="24"/>
            <w:szCs w:val="24"/>
            <w:lang w:val="id-ID"/>
          </w:rPr>
          <w:delText>(</w:delText>
        </w:r>
      </w:del>
      <w:r w:rsidR="001A2B2D" w:rsidRPr="005A6375">
        <w:rPr>
          <w:rFonts w:ascii="Times New Roman" w:hAnsi="Times New Roman" w:cs="Times New Roman"/>
          <w:sz w:val="24"/>
          <w:szCs w:val="24"/>
          <w:lang w:val="id-ID"/>
        </w:rPr>
        <w:t>6</w:t>
      </w:r>
      <w:del w:id="55" w:author="Jatmika Nurhadi" w:date="2019-10-25T22:11:00Z">
        <w:r w:rsidR="001A2B2D" w:rsidRPr="005A6375" w:rsidDel="005A6375">
          <w:rPr>
            <w:rFonts w:ascii="Times New Roman" w:hAnsi="Times New Roman" w:cs="Times New Roman"/>
            <w:sz w:val="24"/>
            <w:szCs w:val="24"/>
            <w:lang w:val="id-ID"/>
          </w:rPr>
          <w:delText>)</w:delText>
        </w:r>
      </w:del>
    </w:p>
    <w:p w14:paraId="3540FD88" w14:textId="0B56DB39" w:rsidR="000F3F77" w:rsidRPr="005A6375" w:rsidRDefault="000F3F77" w:rsidP="005A6375">
      <w:pPr>
        <w:spacing w:after="0" w:line="360" w:lineRule="auto"/>
        <w:rPr>
          <w:rFonts w:ascii="Times New Roman" w:hAnsi="Times New Roman" w:cs="Times New Roman"/>
          <w:sz w:val="24"/>
          <w:szCs w:val="24"/>
          <w:lang w:val="id-ID"/>
        </w:rPr>
      </w:pPr>
      <w:r w:rsidRPr="005A6375">
        <w:rPr>
          <w:rFonts w:ascii="Times New Roman" w:hAnsi="Times New Roman" w:cs="Times New Roman"/>
          <w:sz w:val="24"/>
          <w:szCs w:val="24"/>
          <w:lang w:val="id-ID"/>
        </w:rPr>
        <w:t>Metode Penulisan</w:t>
      </w:r>
      <w:r w:rsidR="001A2B2D" w:rsidRPr="005A6375">
        <w:rPr>
          <w:rFonts w:ascii="Times New Roman" w:hAnsi="Times New Roman" w:cs="Times New Roman"/>
          <w:sz w:val="24"/>
          <w:szCs w:val="24"/>
          <w:lang w:val="id-ID"/>
        </w:rPr>
        <w:t>.............................................................................................</w:t>
      </w:r>
      <w:del w:id="56" w:author="Jatmika Nurhadi" w:date="2019-10-25T22:11:00Z">
        <w:r w:rsidR="001A2B2D" w:rsidRPr="005A6375" w:rsidDel="005A6375">
          <w:rPr>
            <w:rFonts w:ascii="Times New Roman" w:hAnsi="Times New Roman" w:cs="Times New Roman"/>
            <w:sz w:val="24"/>
            <w:szCs w:val="24"/>
            <w:lang w:val="id-ID"/>
          </w:rPr>
          <w:delText>(</w:delText>
        </w:r>
      </w:del>
      <w:r w:rsidR="001A2B2D" w:rsidRPr="005A6375">
        <w:rPr>
          <w:rFonts w:ascii="Times New Roman" w:hAnsi="Times New Roman" w:cs="Times New Roman"/>
          <w:sz w:val="24"/>
          <w:szCs w:val="24"/>
          <w:lang w:val="id-ID"/>
        </w:rPr>
        <w:t>6</w:t>
      </w:r>
      <w:del w:id="57" w:author="Jatmika Nurhadi" w:date="2019-10-25T22:11:00Z">
        <w:r w:rsidR="001A2B2D" w:rsidRPr="005A6375" w:rsidDel="005A6375">
          <w:rPr>
            <w:rFonts w:ascii="Times New Roman" w:hAnsi="Times New Roman" w:cs="Times New Roman"/>
            <w:sz w:val="24"/>
            <w:szCs w:val="24"/>
            <w:lang w:val="id-ID"/>
          </w:rPr>
          <w:delText>)</w:delText>
        </w:r>
      </w:del>
    </w:p>
    <w:p w14:paraId="194B0F31" w14:textId="24E1E889" w:rsidR="000F3F77" w:rsidRPr="005A6375" w:rsidRDefault="000F3F77" w:rsidP="005A6375">
      <w:pPr>
        <w:spacing w:after="0" w:line="360" w:lineRule="auto"/>
        <w:rPr>
          <w:rFonts w:ascii="Times New Roman" w:hAnsi="Times New Roman" w:cs="Times New Roman"/>
          <w:b/>
          <w:sz w:val="24"/>
          <w:szCs w:val="24"/>
          <w:lang w:val="id-ID"/>
        </w:rPr>
      </w:pPr>
      <w:del w:id="58" w:author="Jatmika Nurhadi" w:date="2019-10-25T22:12:00Z">
        <w:r w:rsidRPr="005A6375" w:rsidDel="005A6375">
          <w:rPr>
            <w:rFonts w:ascii="Times New Roman" w:hAnsi="Times New Roman" w:cs="Times New Roman"/>
            <w:b/>
            <w:sz w:val="24"/>
            <w:szCs w:val="24"/>
            <w:lang w:val="id-ID"/>
          </w:rPr>
          <w:delText>BAB II</w:delText>
        </w:r>
      </w:del>
      <w:ins w:id="59" w:author="Jatmika Nurhadi" w:date="2019-10-25T22:12:00Z">
        <w:r w:rsidR="005A6375">
          <w:rPr>
            <w:rFonts w:ascii="Times New Roman" w:hAnsi="Times New Roman" w:cs="Times New Roman"/>
            <w:b/>
            <w:sz w:val="24"/>
            <w:szCs w:val="24"/>
            <w:lang w:val="id-ID"/>
          </w:rPr>
          <w:t>2.</w:t>
        </w:r>
      </w:ins>
      <w:del w:id="60" w:author="Jatmika Nurhadi" w:date="2019-10-25T22:14:00Z">
        <w:r w:rsidRPr="005A6375" w:rsidDel="005A6375">
          <w:rPr>
            <w:rFonts w:ascii="Times New Roman" w:hAnsi="Times New Roman" w:cs="Times New Roman"/>
            <w:b/>
            <w:sz w:val="24"/>
            <w:szCs w:val="24"/>
            <w:lang w:val="id-ID"/>
          </w:rPr>
          <w:delText xml:space="preserve"> </w:delText>
        </w:r>
      </w:del>
      <w:ins w:id="61" w:author="Jatmika Nurhadi" w:date="2019-10-25T22:14:00Z">
        <w:r w:rsidR="005A6375">
          <w:rPr>
            <w:rFonts w:ascii="Times New Roman" w:hAnsi="Times New Roman" w:cs="Times New Roman"/>
            <w:b/>
            <w:sz w:val="24"/>
            <w:szCs w:val="24"/>
            <w:lang w:val="id-ID"/>
          </w:rPr>
          <w:t xml:space="preserve"> </w:t>
        </w:r>
      </w:ins>
      <w:r w:rsidRPr="005A6375">
        <w:rPr>
          <w:rFonts w:ascii="Times New Roman" w:hAnsi="Times New Roman" w:cs="Times New Roman"/>
          <w:b/>
          <w:sz w:val="24"/>
          <w:szCs w:val="24"/>
          <w:lang w:val="id-ID"/>
        </w:rPr>
        <w:t>DASAR TEORI</w:t>
      </w:r>
      <w:r w:rsidR="001A2B2D" w:rsidRPr="005A6375">
        <w:rPr>
          <w:rFonts w:ascii="Times New Roman" w:hAnsi="Times New Roman" w:cs="Times New Roman"/>
          <w:b/>
          <w:sz w:val="24"/>
          <w:szCs w:val="24"/>
          <w:lang w:val="id-ID"/>
        </w:rPr>
        <w:t>.....................................................................................</w:t>
      </w:r>
      <w:del w:id="62" w:author="Jatmika Nurhadi" w:date="2019-10-25T22:11:00Z">
        <w:r w:rsidR="001A2B2D" w:rsidRPr="005A6375" w:rsidDel="005A6375">
          <w:rPr>
            <w:rFonts w:ascii="Times New Roman" w:hAnsi="Times New Roman" w:cs="Times New Roman"/>
            <w:b/>
            <w:sz w:val="24"/>
            <w:szCs w:val="24"/>
            <w:lang w:val="id-ID"/>
          </w:rPr>
          <w:delText>(</w:delText>
        </w:r>
      </w:del>
      <w:r w:rsidR="001A2B2D" w:rsidRPr="005A6375">
        <w:rPr>
          <w:rFonts w:ascii="Times New Roman" w:hAnsi="Times New Roman" w:cs="Times New Roman"/>
          <w:b/>
          <w:sz w:val="24"/>
          <w:szCs w:val="24"/>
          <w:lang w:val="id-ID"/>
        </w:rPr>
        <w:t>6</w:t>
      </w:r>
      <w:del w:id="63" w:author="Jatmika Nurhadi" w:date="2019-10-25T22:11:00Z">
        <w:r w:rsidR="001A2B2D" w:rsidRPr="005A6375" w:rsidDel="005A6375">
          <w:rPr>
            <w:rFonts w:ascii="Times New Roman" w:hAnsi="Times New Roman" w:cs="Times New Roman"/>
            <w:b/>
            <w:sz w:val="24"/>
            <w:szCs w:val="24"/>
            <w:lang w:val="id-ID"/>
          </w:rPr>
          <w:delText>)</w:delText>
        </w:r>
      </w:del>
    </w:p>
    <w:p w14:paraId="6F929AE6" w14:textId="3D12DCB8" w:rsidR="000F3F77" w:rsidRPr="005A6375" w:rsidRDefault="000F3F77" w:rsidP="005A6375">
      <w:pPr>
        <w:spacing w:after="0" w:line="360" w:lineRule="auto"/>
        <w:rPr>
          <w:rFonts w:ascii="Times New Roman" w:hAnsi="Times New Roman" w:cs="Times New Roman"/>
          <w:b/>
          <w:sz w:val="24"/>
          <w:szCs w:val="24"/>
          <w:lang w:val="id-ID"/>
        </w:rPr>
      </w:pPr>
      <w:del w:id="64" w:author="Jatmika Nurhadi" w:date="2019-10-25T22:12:00Z">
        <w:r w:rsidRPr="005A6375" w:rsidDel="005A6375">
          <w:rPr>
            <w:rFonts w:ascii="Times New Roman" w:hAnsi="Times New Roman" w:cs="Times New Roman"/>
            <w:b/>
            <w:sz w:val="24"/>
            <w:szCs w:val="24"/>
            <w:lang w:val="id-ID"/>
          </w:rPr>
          <w:delText>BAB III</w:delText>
        </w:r>
      </w:del>
      <w:ins w:id="65" w:author="Jatmika Nurhadi" w:date="2019-10-25T22:12:00Z">
        <w:r w:rsidR="005A6375">
          <w:rPr>
            <w:rFonts w:ascii="Times New Roman" w:hAnsi="Times New Roman" w:cs="Times New Roman"/>
            <w:b/>
            <w:sz w:val="24"/>
            <w:szCs w:val="24"/>
            <w:lang w:val="id-ID"/>
          </w:rPr>
          <w:t>3.</w:t>
        </w:r>
      </w:ins>
      <w:del w:id="66" w:author="Jatmika Nurhadi" w:date="2019-10-25T22:14:00Z">
        <w:r w:rsidRPr="005A6375" w:rsidDel="005A6375">
          <w:rPr>
            <w:rFonts w:ascii="Times New Roman" w:hAnsi="Times New Roman" w:cs="Times New Roman"/>
            <w:b/>
            <w:sz w:val="24"/>
            <w:szCs w:val="24"/>
            <w:lang w:val="id-ID"/>
          </w:rPr>
          <w:delText xml:space="preserve"> </w:delText>
        </w:r>
      </w:del>
      <w:ins w:id="67" w:author="Jatmika Nurhadi" w:date="2019-10-25T22:14:00Z">
        <w:r w:rsidR="005A6375">
          <w:rPr>
            <w:rFonts w:ascii="Times New Roman" w:hAnsi="Times New Roman" w:cs="Times New Roman"/>
            <w:b/>
            <w:sz w:val="24"/>
            <w:szCs w:val="24"/>
            <w:lang w:val="id-ID"/>
          </w:rPr>
          <w:t xml:space="preserve"> </w:t>
        </w:r>
      </w:ins>
      <w:r w:rsidRPr="005A6375">
        <w:rPr>
          <w:rFonts w:ascii="Times New Roman" w:hAnsi="Times New Roman" w:cs="Times New Roman"/>
          <w:b/>
          <w:sz w:val="24"/>
          <w:szCs w:val="24"/>
          <w:lang w:val="id-ID"/>
        </w:rPr>
        <w:t>ANALISIS</w:t>
      </w:r>
      <w:r w:rsidR="001A2B2D" w:rsidRPr="005A6375">
        <w:rPr>
          <w:rFonts w:ascii="Times New Roman" w:hAnsi="Times New Roman" w:cs="Times New Roman"/>
          <w:b/>
          <w:sz w:val="24"/>
          <w:szCs w:val="24"/>
          <w:lang w:val="id-ID"/>
        </w:rPr>
        <w:t>...........................................................................................</w:t>
      </w:r>
      <w:del w:id="68" w:author="Jatmika Nurhadi" w:date="2019-10-25T22:11:00Z">
        <w:r w:rsidR="001A2B2D" w:rsidRPr="005A6375" w:rsidDel="005A6375">
          <w:rPr>
            <w:rFonts w:ascii="Times New Roman" w:hAnsi="Times New Roman" w:cs="Times New Roman"/>
            <w:b/>
            <w:sz w:val="24"/>
            <w:szCs w:val="24"/>
            <w:lang w:val="id-ID"/>
          </w:rPr>
          <w:delText>(</w:delText>
        </w:r>
      </w:del>
      <w:r w:rsidR="001A2B2D" w:rsidRPr="005A6375">
        <w:rPr>
          <w:rFonts w:ascii="Times New Roman" w:hAnsi="Times New Roman" w:cs="Times New Roman"/>
          <w:b/>
          <w:sz w:val="24"/>
          <w:szCs w:val="24"/>
          <w:lang w:val="id-ID"/>
        </w:rPr>
        <w:t>7</w:t>
      </w:r>
      <w:del w:id="69" w:author="Jatmika Nurhadi" w:date="2019-10-25T22:11:00Z">
        <w:r w:rsidR="001A2B2D" w:rsidRPr="005A6375" w:rsidDel="005A6375">
          <w:rPr>
            <w:rFonts w:ascii="Times New Roman" w:hAnsi="Times New Roman" w:cs="Times New Roman"/>
            <w:b/>
            <w:sz w:val="24"/>
            <w:szCs w:val="24"/>
            <w:lang w:val="id-ID"/>
          </w:rPr>
          <w:delText>)</w:delText>
        </w:r>
      </w:del>
    </w:p>
    <w:p w14:paraId="664D4A0F" w14:textId="7D49E10B" w:rsidR="001A2B2D" w:rsidRPr="005A6375" w:rsidRDefault="000F3F77">
      <w:pPr>
        <w:spacing w:after="0" w:line="360" w:lineRule="auto"/>
        <w:jc w:val="both"/>
        <w:rPr>
          <w:rFonts w:ascii="Times New Roman" w:hAnsi="Times New Roman" w:cs="Times New Roman"/>
          <w:sz w:val="24"/>
          <w:szCs w:val="24"/>
          <w:lang w:val="id-ID"/>
        </w:rPr>
        <w:pPrChange w:id="70" w:author="Jatmika Nurhadi" w:date="2019-10-25T22:12:00Z">
          <w:pPr>
            <w:spacing w:after="0" w:line="360" w:lineRule="auto"/>
          </w:pPr>
        </w:pPrChange>
      </w:pPr>
      <w:r w:rsidRPr="005A6375">
        <w:rPr>
          <w:rFonts w:ascii="Times New Roman" w:hAnsi="Times New Roman" w:cs="Times New Roman"/>
          <w:sz w:val="24"/>
          <w:szCs w:val="24"/>
          <w:lang w:val="id-ID"/>
        </w:rPr>
        <w:t xml:space="preserve">Alasan mahasiswa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w:t>
      </w:r>
      <w:del w:id="71" w:author="Jatmika Nurhadi" w:date="2019-10-25T22:11:00Z">
        <w:r w:rsidRPr="005A6375" w:rsidDel="005A6375">
          <w:rPr>
            <w:rFonts w:ascii="Times New Roman" w:hAnsi="Times New Roman" w:cs="Times New Roman"/>
            <w:i/>
            <w:iCs/>
            <w:sz w:val="24"/>
            <w:szCs w:val="24"/>
            <w:lang w:val="id-ID"/>
            <w:rPrChange w:id="72" w:author="Jatmika Nurhadi" w:date="2019-10-25T22:12:00Z">
              <w:rPr>
                <w:rFonts w:ascii="Times New Roman" w:hAnsi="Times New Roman" w:cs="Times New Roman"/>
                <w:sz w:val="24"/>
                <w:szCs w:val="24"/>
                <w:lang w:val="id-ID"/>
              </w:rPr>
            </w:rPrChange>
          </w:rPr>
          <w:delText>(</w:delText>
        </w:r>
      </w:del>
      <w:del w:id="73" w:author="Jatmika Nurhadi" w:date="2019-10-25T22:14:00Z">
        <w:r w:rsidRPr="005A6375" w:rsidDel="005A6375">
          <w:rPr>
            <w:rFonts w:ascii="Times New Roman" w:hAnsi="Times New Roman" w:cs="Times New Roman"/>
            <w:i/>
            <w:iCs/>
            <w:sz w:val="24"/>
            <w:szCs w:val="24"/>
            <w:lang w:val="id-ID"/>
            <w:rPrChange w:id="74" w:author="Jatmika Nurhadi" w:date="2019-10-25T22:12:00Z">
              <w:rPr>
                <w:rFonts w:ascii="Times New Roman" w:hAnsi="Times New Roman" w:cs="Times New Roman"/>
                <w:sz w:val="24"/>
                <w:szCs w:val="24"/>
                <w:lang w:val="id-ID"/>
              </w:rPr>
            </w:rPrChange>
          </w:rPr>
          <w:delText>Telutizen</w:delText>
        </w:r>
      </w:del>
      <w:proofErr w:type="spellStart"/>
      <w:ins w:id="75" w:author="Jatmika Nurhadi" w:date="2019-10-25T22:14:00Z">
        <w:r w:rsidR="005A6375" w:rsidRPr="005A6375">
          <w:rPr>
            <w:rFonts w:ascii="Times New Roman" w:hAnsi="Times New Roman" w:cs="Times New Roman"/>
            <w:i/>
            <w:iCs/>
            <w:sz w:val="24"/>
            <w:szCs w:val="24"/>
            <w:lang w:val="id-ID"/>
          </w:rPr>
          <w:t>Telutizen</w:t>
        </w:r>
      </w:ins>
      <w:proofErr w:type="spellEnd"/>
      <w:del w:id="76" w:author="Jatmika Nurhadi" w:date="2019-10-25T22:11:00Z">
        <w:r w:rsidRPr="005A6375" w:rsidDel="005A6375">
          <w:rPr>
            <w:rFonts w:ascii="Times New Roman" w:hAnsi="Times New Roman" w:cs="Times New Roman"/>
            <w:i/>
            <w:iCs/>
            <w:sz w:val="24"/>
            <w:szCs w:val="24"/>
            <w:lang w:val="id-ID"/>
            <w:rPrChange w:id="77" w:author="Jatmika Nurhadi" w:date="2019-10-25T22:12:00Z">
              <w:rPr>
                <w:rFonts w:ascii="Times New Roman" w:hAnsi="Times New Roman" w:cs="Times New Roman"/>
                <w:sz w:val="24"/>
                <w:szCs w:val="24"/>
                <w:lang w:val="id-ID"/>
              </w:rPr>
            </w:rPrChange>
          </w:rPr>
          <w:delText>)</w:delText>
        </w:r>
      </w:del>
      <w:r w:rsidRPr="005A6375">
        <w:rPr>
          <w:rFonts w:ascii="Times New Roman" w:hAnsi="Times New Roman" w:cs="Times New Roman"/>
          <w:sz w:val="24"/>
          <w:szCs w:val="24"/>
          <w:lang w:val="id-ID"/>
        </w:rPr>
        <w:t xml:space="preserve"> berkuliah di Telkom</w:t>
      </w:r>
      <w:del w:id="78" w:author="Jatmika Nurhadi" w:date="2019-10-25T22:14:00Z">
        <w:r w:rsidRPr="005A6375" w:rsidDel="005A6375">
          <w:rPr>
            <w:rFonts w:ascii="Times New Roman" w:hAnsi="Times New Roman" w:cs="Times New Roman"/>
            <w:sz w:val="24"/>
            <w:szCs w:val="24"/>
            <w:lang w:val="id-ID"/>
          </w:rPr>
          <w:delText xml:space="preserve">  </w:delText>
        </w:r>
      </w:del>
      <w:ins w:id="79" w:author="Jatmika Nurhadi" w:date="2019-10-25T22:14:00Z">
        <w:r w:rsidR="005A6375">
          <w:rPr>
            <w:rFonts w:ascii="Times New Roman" w:hAnsi="Times New Roman" w:cs="Times New Roman"/>
            <w:sz w:val="24"/>
            <w:szCs w:val="24"/>
            <w:lang w:val="id-ID"/>
          </w:rPr>
          <w:t xml:space="preserve"> </w:t>
        </w:r>
      </w:ins>
      <w:del w:id="80" w:author="Jatmika Nurhadi" w:date="2019-10-25T22:14:00Z">
        <w:r w:rsidRPr="005A6375" w:rsidDel="005A6375">
          <w:rPr>
            <w:rFonts w:ascii="Times New Roman" w:hAnsi="Times New Roman" w:cs="Times New Roman"/>
            <w:sz w:val="24"/>
            <w:szCs w:val="24"/>
            <w:lang w:val="id-ID"/>
          </w:rPr>
          <w:delText xml:space="preserve">  </w:delText>
        </w:r>
      </w:del>
      <w:ins w:id="81" w:author="Jatmika Nurhadi" w:date="2019-10-25T22:14:00Z">
        <w:r w:rsidR="005A6375">
          <w:rPr>
            <w:rFonts w:ascii="Times New Roman" w:hAnsi="Times New Roman" w:cs="Times New Roman"/>
            <w:sz w:val="24"/>
            <w:szCs w:val="24"/>
            <w:lang w:val="id-ID"/>
          </w:rPr>
          <w:t xml:space="preserve"> </w:t>
        </w:r>
      </w:ins>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terhadap semangat belajar</w:t>
      </w:r>
      <w:r w:rsidR="001A2B2D" w:rsidRPr="005A6375">
        <w:rPr>
          <w:rFonts w:ascii="Times New Roman" w:hAnsi="Times New Roman" w:cs="Times New Roman"/>
          <w:sz w:val="24"/>
          <w:szCs w:val="24"/>
          <w:lang w:val="id-ID"/>
        </w:rPr>
        <w:t>.................................................................</w:t>
      </w:r>
      <w:del w:id="82" w:author="Jatmika Nurhadi" w:date="2019-10-25T22:11:00Z">
        <w:r w:rsidR="001A2B2D" w:rsidRPr="005A6375" w:rsidDel="005A6375">
          <w:rPr>
            <w:rFonts w:ascii="Times New Roman" w:hAnsi="Times New Roman" w:cs="Times New Roman"/>
            <w:sz w:val="24"/>
            <w:szCs w:val="24"/>
            <w:lang w:val="id-ID"/>
          </w:rPr>
          <w:delText>(</w:delText>
        </w:r>
      </w:del>
      <w:r w:rsidR="001A2B2D" w:rsidRPr="005A6375">
        <w:rPr>
          <w:rFonts w:ascii="Times New Roman" w:hAnsi="Times New Roman" w:cs="Times New Roman"/>
          <w:sz w:val="24"/>
          <w:szCs w:val="24"/>
          <w:lang w:val="id-ID"/>
        </w:rPr>
        <w:t>7</w:t>
      </w:r>
      <w:del w:id="83" w:author="Jatmika Nurhadi" w:date="2019-10-25T22:11:00Z">
        <w:r w:rsidR="001A2B2D" w:rsidRPr="005A6375" w:rsidDel="005A6375">
          <w:rPr>
            <w:rFonts w:ascii="Times New Roman" w:hAnsi="Times New Roman" w:cs="Times New Roman"/>
            <w:sz w:val="24"/>
            <w:szCs w:val="24"/>
            <w:lang w:val="id-ID"/>
          </w:rPr>
          <w:delText>)</w:delText>
        </w:r>
      </w:del>
    </w:p>
    <w:p w14:paraId="3E1F1FDB" w14:textId="325DBF22" w:rsidR="000F3F77" w:rsidRPr="005A6375" w:rsidRDefault="000F3F77" w:rsidP="005A6375">
      <w:pPr>
        <w:spacing w:after="0" w:line="360" w:lineRule="auto"/>
        <w:rPr>
          <w:rFonts w:ascii="Times New Roman" w:hAnsi="Times New Roman" w:cs="Times New Roman"/>
          <w:sz w:val="24"/>
          <w:szCs w:val="24"/>
          <w:lang w:val="id-ID"/>
        </w:rPr>
      </w:pPr>
      <w:r w:rsidRPr="005A6375">
        <w:rPr>
          <w:rFonts w:ascii="Times New Roman" w:hAnsi="Times New Roman" w:cs="Times New Roman"/>
          <w:sz w:val="24"/>
          <w:szCs w:val="24"/>
          <w:lang w:val="id-ID"/>
        </w:rPr>
        <w:t>Persentase hasil survey</w:t>
      </w:r>
      <w:r w:rsidR="001A2B2D" w:rsidRPr="005A6375">
        <w:rPr>
          <w:rFonts w:ascii="Times New Roman" w:hAnsi="Times New Roman" w:cs="Times New Roman"/>
          <w:sz w:val="24"/>
          <w:szCs w:val="24"/>
          <w:lang w:val="id-ID"/>
        </w:rPr>
        <w:t>........................................................................................</w:t>
      </w:r>
      <w:del w:id="84" w:author="Jatmika Nurhadi" w:date="2019-10-25T22:11:00Z">
        <w:r w:rsidR="001A2B2D" w:rsidRPr="005A6375" w:rsidDel="005A6375">
          <w:rPr>
            <w:rFonts w:ascii="Times New Roman" w:hAnsi="Times New Roman" w:cs="Times New Roman"/>
            <w:sz w:val="24"/>
            <w:szCs w:val="24"/>
            <w:lang w:val="id-ID"/>
          </w:rPr>
          <w:delText>(</w:delText>
        </w:r>
      </w:del>
      <w:r w:rsidR="001A2B2D" w:rsidRPr="005A6375">
        <w:rPr>
          <w:rFonts w:ascii="Times New Roman" w:hAnsi="Times New Roman" w:cs="Times New Roman"/>
          <w:sz w:val="24"/>
          <w:szCs w:val="24"/>
          <w:lang w:val="id-ID"/>
        </w:rPr>
        <w:t>9</w:t>
      </w:r>
      <w:del w:id="85" w:author="Jatmika Nurhadi" w:date="2019-10-25T22:11:00Z">
        <w:r w:rsidR="001A2B2D" w:rsidRPr="005A6375" w:rsidDel="005A6375">
          <w:rPr>
            <w:rFonts w:ascii="Times New Roman" w:hAnsi="Times New Roman" w:cs="Times New Roman"/>
            <w:sz w:val="24"/>
            <w:szCs w:val="24"/>
            <w:lang w:val="id-ID"/>
          </w:rPr>
          <w:delText>)</w:delText>
        </w:r>
      </w:del>
    </w:p>
    <w:p w14:paraId="4B15D871" w14:textId="6618029D" w:rsidR="000F3F77" w:rsidRPr="005A6375" w:rsidRDefault="000F3F77" w:rsidP="005A6375">
      <w:pPr>
        <w:spacing w:after="0" w:line="360" w:lineRule="auto"/>
        <w:rPr>
          <w:rFonts w:ascii="Times New Roman" w:hAnsi="Times New Roman" w:cs="Times New Roman"/>
          <w:b/>
          <w:sz w:val="24"/>
          <w:szCs w:val="24"/>
          <w:lang w:val="id-ID"/>
        </w:rPr>
      </w:pPr>
      <w:del w:id="86" w:author="Jatmika Nurhadi" w:date="2019-10-25T22:12:00Z">
        <w:r w:rsidRPr="005A6375" w:rsidDel="005A6375">
          <w:rPr>
            <w:rFonts w:ascii="Times New Roman" w:hAnsi="Times New Roman" w:cs="Times New Roman"/>
            <w:b/>
            <w:sz w:val="24"/>
            <w:szCs w:val="24"/>
            <w:lang w:val="id-ID"/>
          </w:rPr>
          <w:delText>BAB IV</w:delText>
        </w:r>
      </w:del>
      <w:ins w:id="87" w:author="Jatmika Nurhadi" w:date="2019-10-25T22:12:00Z">
        <w:r w:rsidR="005A6375">
          <w:rPr>
            <w:rFonts w:ascii="Times New Roman" w:hAnsi="Times New Roman" w:cs="Times New Roman"/>
            <w:b/>
            <w:sz w:val="24"/>
            <w:szCs w:val="24"/>
            <w:lang w:val="id-ID"/>
          </w:rPr>
          <w:t>4.</w:t>
        </w:r>
      </w:ins>
      <w:del w:id="88" w:author="Jatmika Nurhadi" w:date="2019-10-25T22:14:00Z">
        <w:r w:rsidRPr="005A6375" w:rsidDel="005A6375">
          <w:rPr>
            <w:rFonts w:ascii="Times New Roman" w:hAnsi="Times New Roman" w:cs="Times New Roman"/>
            <w:b/>
            <w:sz w:val="24"/>
            <w:szCs w:val="24"/>
            <w:lang w:val="id-ID"/>
          </w:rPr>
          <w:delText xml:space="preserve"> </w:delText>
        </w:r>
      </w:del>
      <w:ins w:id="89" w:author="Jatmika Nurhadi" w:date="2019-10-25T22:14:00Z">
        <w:r w:rsidR="005A6375">
          <w:rPr>
            <w:rFonts w:ascii="Times New Roman" w:hAnsi="Times New Roman" w:cs="Times New Roman"/>
            <w:b/>
            <w:sz w:val="24"/>
            <w:szCs w:val="24"/>
            <w:lang w:val="id-ID"/>
          </w:rPr>
          <w:t xml:space="preserve"> </w:t>
        </w:r>
      </w:ins>
      <w:r w:rsidRPr="005A6375">
        <w:rPr>
          <w:rFonts w:ascii="Times New Roman" w:hAnsi="Times New Roman" w:cs="Times New Roman"/>
          <w:b/>
          <w:sz w:val="24"/>
          <w:szCs w:val="24"/>
          <w:lang w:val="id-ID"/>
        </w:rPr>
        <w:t>PENUTUP</w:t>
      </w:r>
      <w:r w:rsidR="001A2B2D" w:rsidRPr="005A6375">
        <w:rPr>
          <w:rFonts w:ascii="Times New Roman" w:hAnsi="Times New Roman" w:cs="Times New Roman"/>
          <w:b/>
          <w:sz w:val="24"/>
          <w:szCs w:val="24"/>
          <w:lang w:val="id-ID"/>
        </w:rPr>
        <w:t>...........................................................................................</w:t>
      </w:r>
      <w:del w:id="90" w:author="Jatmika Nurhadi" w:date="2019-10-25T22:11:00Z">
        <w:r w:rsidR="001A2B2D" w:rsidRPr="005A6375" w:rsidDel="005A6375">
          <w:rPr>
            <w:rFonts w:ascii="Times New Roman" w:hAnsi="Times New Roman" w:cs="Times New Roman"/>
            <w:b/>
            <w:sz w:val="24"/>
            <w:szCs w:val="24"/>
            <w:lang w:val="id-ID"/>
          </w:rPr>
          <w:delText>(</w:delText>
        </w:r>
      </w:del>
      <w:r w:rsidR="001A2B2D" w:rsidRPr="005A6375">
        <w:rPr>
          <w:rFonts w:ascii="Times New Roman" w:hAnsi="Times New Roman" w:cs="Times New Roman"/>
          <w:b/>
          <w:sz w:val="24"/>
          <w:szCs w:val="24"/>
          <w:lang w:val="id-ID"/>
        </w:rPr>
        <w:t>11</w:t>
      </w:r>
      <w:del w:id="91" w:author="Jatmika Nurhadi" w:date="2019-10-25T22:11:00Z">
        <w:r w:rsidR="001A2B2D" w:rsidRPr="005A6375" w:rsidDel="005A6375">
          <w:rPr>
            <w:rFonts w:ascii="Times New Roman" w:hAnsi="Times New Roman" w:cs="Times New Roman"/>
            <w:b/>
            <w:sz w:val="24"/>
            <w:szCs w:val="24"/>
            <w:lang w:val="id-ID"/>
          </w:rPr>
          <w:delText>)</w:delText>
        </w:r>
      </w:del>
    </w:p>
    <w:p w14:paraId="201D569F" w14:textId="05E7749E" w:rsidR="000F3F77" w:rsidRPr="005A6375" w:rsidRDefault="002E3313" w:rsidP="005A6375">
      <w:pPr>
        <w:spacing w:after="0" w:line="360" w:lineRule="auto"/>
        <w:rPr>
          <w:rFonts w:ascii="Times New Roman" w:hAnsi="Times New Roman" w:cs="Times New Roman"/>
          <w:sz w:val="24"/>
          <w:szCs w:val="24"/>
          <w:lang w:val="id-ID"/>
        </w:rPr>
      </w:pPr>
      <w:r w:rsidRPr="005A6375">
        <w:rPr>
          <w:rFonts w:ascii="Times New Roman" w:hAnsi="Times New Roman" w:cs="Times New Roman"/>
          <w:sz w:val="24"/>
          <w:szCs w:val="24"/>
          <w:lang w:val="id-ID"/>
        </w:rPr>
        <w:t xml:space="preserve"> </w:t>
      </w:r>
      <w:del w:id="92" w:author="Jatmika Nurhadi" w:date="2019-10-25T22:12:00Z">
        <w:r w:rsidRPr="005A6375" w:rsidDel="005A6375">
          <w:rPr>
            <w:rFonts w:ascii="Times New Roman" w:hAnsi="Times New Roman" w:cs="Times New Roman"/>
            <w:sz w:val="24"/>
            <w:szCs w:val="24"/>
            <w:lang w:val="id-ID"/>
          </w:rPr>
          <w:delText>Kesimpulan</w:delText>
        </w:r>
      </w:del>
      <w:ins w:id="93" w:author="Jatmika Nurhadi" w:date="2019-10-25T22:12:00Z">
        <w:r w:rsidR="005A6375">
          <w:rPr>
            <w:rFonts w:ascii="Times New Roman" w:hAnsi="Times New Roman" w:cs="Times New Roman"/>
            <w:sz w:val="24"/>
            <w:szCs w:val="24"/>
            <w:lang w:val="id-ID"/>
          </w:rPr>
          <w:t>S</w:t>
        </w:r>
        <w:r w:rsidR="005A6375" w:rsidRPr="005A6375">
          <w:rPr>
            <w:rFonts w:ascii="Times New Roman" w:hAnsi="Times New Roman" w:cs="Times New Roman"/>
            <w:sz w:val="24"/>
            <w:szCs w:val="24"/>
            <w:lang w:val="id-ID"/>
          </w:rPr>
          <w:t>impulan</w:t>
        </w:r>
      </w:ins>
      <w:r w:rsidR="001A2B2D" w:rsidRPr="005A6375">
        <w:rPr>
          <w:rFonts w:ascii="Times New Roman" w:hAnsi="Times New Roman" w:cs="Times New Roman"/>
          <w:sz w:val="24"/>
          <w:szCs w:val="24"/>
          <w:lang w:val="id-ID"/>
        </w:rPr>
        <w:t>.......................................................................................................</w:t>
      </w:r>
      <w:del w:id="94" w:author="Jatmika Nurhadi" w:date="2019-10-25T22:11:00Z">
        <w:r w:rsidR="001A2B2D" w:rsidRPr="005A6375" w:rsidDel="005A6375">
          <w:rPr>
            <w:rFonts w:ascii="Times New Roman" w:hAnsi="Times New Roman" w:cs="Times New Roman"/>
            <w:sz w:val="24"/>
            <w:szCs w:val="24"/>
            <w:lang w:val="id-ID"/>
          </w:rPr>
          <w:delText>(</w:delText>
        </w:r>
      </w:del>
      <w:r w:rsidR="001A2B2D" w:rsidRPr="005A6375">
        <w:rPr>
          <w:rFonts w:ascii="Times New Roman" w:hAnsi="Times New Roman" w:cs="Times New Roman"/>
          <w:sz w:val="24"/>
          <w:szCs w:val="24"/>
          <w:lang w:val="id-ID"/>
        </w:rPr>
        <w:t>11</w:t>
      </w:r>
      <w:del w:id="95" w:author="Jatmika Nurhadi" w:date="2019-10-25T22:11:00Z">
        <w:r w:rsidR="001A2B2D" w:rsidRPr="005A6375" w:rsidDel="005A6375">
          <w:rPr>
            <w:rFonts w:ascii="Times New Roman" w:hAnsi="Times New Roman" w:cs="Times New Roman"/>
            <w:sz w:val="24"/>
            <w:szCs w:val="24"/>
            <w:lang w:val="id-ID"/>
          </w:rPr>
          <w:delText>)</w:delText>
        </w:r>
      </w:del>
    </w:p>
    <w:p w14:paraId="2090D6FF" w14:textId="3DE8FDED" w:rsidR="000F3F77" w:rsidRPr="005A6375" w:rsidRDefault="002E3313" w:rsidP="005A6375">
      <w:pPr>
        <w:spacing w:after="0" w:line="360" w:lineRule="auto"/>
        <w:rPr>
          <w:rFonts w:ascii="Times New Roman" w:hAnsi="Times New Roman" w:cs="Times New Roman"/>
          <w:sz w:val="24"/>
          <w:szCs w:val="24"/>
          <w:lang w:val="id-ID"/>
        </w:rPr>
      </w:pPr>
      <w:r w:rsidRPr="005A6375">
        <w:rPr>
          <w:rFonts w:ascii="Times New Roman" w:hAnsi="Times New Roman" w:cs="Times New Roman"/>
          <w:sz w:val="24"/>
          <w:szCs w:val="24"/>
          <w:lang w:val="id-ID"/>
        </w:rPr>
        <w:t xml:space="preserve"> Saran</w:t>
      </w:r>
      <w:r w:rsidR="001A2B2D" w:rsidRPr="005A6375">
        <w:rPr>
          <w:rFonts w:ascii="Times New Roman" w:hAnsi="Times New Roman" w:cs="Times New Roman"/>
          <w:sz w:val="24"/>
          <w:szCs w:val="24"/>
          <w:lang w:val="id-ID"/>
        </w:rPr>
        <w:t>..................................................................................................................</w:t>
      </w:r>
      <w:del w:id="96" w:author="Jatmika Nurhadi" w:date="2019-10-25T22:11:00Z">
        <w:r w:rsidR="001A2B2D" w:rsidRPr="005A6375" w:rsidDel="005A6375">
          <w:rPr>
            <w:rFonts w:ascii="Times New Roman" w:hAnsi="Times New Roman" w:cs="Times New Roman"/>
            <w:sz w:val="24"/>
            <w:szCs w:val="24"/>
            <w:lang w:val="id-ID"/>
          </w:rPr>
          <w:delText>(</w:delText>
        </w:r>
      </w:del>
      <w:r w:rsidR="001A2B2D" w:rsidRPr="005A6375">
        <w:rPr>
          <w:rFonts w:ascii="Times New Roman" w:hAnsi="Times New Roman" w:cs="Times New Roman"/>
          <w:sz w:val="24"/>
          <w:szCs w:val="24"/>
          <w:lang w:val="id-ID"/>
        </w:rPr>
        <w:t>12</w:t>
      </w:r>
      <w:del w:id="97" w:author="Jatmika Nurhadi" w:date="2019-10-25T22:11:00Z">
        <w:r w:rsidR="001A2B2D" w:rsidRPr="005A6375" w:rsidDel="005A6375">
          <w:rPr>
            <w:rFonts w:ascii="Times New Roman" w:hAnsi="Times New Roman" w:cs="Times New Roman"/>
            <w:sz w:val="24"/>
            <w:szCs w:val="24"/>
            <w:lang w:val="id-ID"/>
          </w:rPr>
          <w:delText>)</w:delText>
        </w:r>
      </w:del>
    </w:p>
    <w:p w14:paraId="6F94C82E" w14:textId="77777777" w:rsidR="000F3F77" w:rsidRPr="005A6375" w:rsidRDefault="000F3F77" w:rsidP="005A6375">
      <w:pPr>
        <w:spacing w:after="0" w:line="360" w:lineRule="auto"/>
        <w:jc w:val="both"/>
        <w:rPr>
          <w:rFonts w:ascii="Times New Roman" w:hAnsi="Times New Roman" w:cs="Times New Roman"/>
          <w:b/>
          <w:sz w:val="24"/>
          <w:szCs w:val="24"/>
          <w:lang w:val="id-ID"/>
        </w:rPr>
      </w:pPr>
    </w:p>
    <w:p w14:paraId="5709C341" w14:textId="5418DB51" w:rsidR="005A6375" w:rsidRDefault="005A6375" w:rsidP="005A6375">
      <w:pPr>
        <w:spacing w:after="0" w:line="360" w:lineRule="auto"/>
        <w:jc w:val="center"/>
        <w:rPr>
          <w:ins w:id="98" w:author="Jatmika Nurhadi" w:date="2019-10-25T22:12:00Z"/>
          <w:rFonts w:ascii="Times New Roman" w:hAnsi="Times New Roman" w:cs="Times New Roman"/>
          <w:b/>
          <w:bCs/>
          <w:sz w:val="24"/>
          <w:szCs w:val="24"/>
          <w:lang w:val="id-ID"/>
        </w:rPr>
      </w:pPr>
    </w:p>
    <w:p w14:paraId="58A28C30" w14:textId="6EE8FE80" w:rsidR="005A6375" w:rsidRDefault="005A6375" w:rsidP="005A6375">
      <w:pPr>
        <w:spacing w:after="0" w:line="360" w:lineRule="auto"/>
        <w:jc w:val="center"/>
        <w:rPr>
          <w:ins w:id="99" w:author="Jatmika Nurhadi" w:date="2019-10-25T22:12:00Z"/>
          <w:rFonts w:ascii="Times New Roman" w:hAnsi="Times New Roman" w:cs="Times New Roman"/>
          <w:b/>
          <w:bCs/>
          <w:sz w:val="24"/>
          <w:szCs w:val="24"/>
          <w:lang w:val="id-ID"/>
        </w:rPr>
      </w:pPr>
    </w:p>
    <w:p w14:paraId="7B78785F" w14:textId="57AEC8B9" w:rsidR="005A6375" w:rsidRDefault="005A6375" w:rsidP="005A6375">
      <w:pPr>
        <w:spacing w:after="0" w:line="360" w:lineRule="auto"/>
        <w:jc w:val="center"/>
        <w:rPr>
          <w:ins w:id="100" w:author="Jatmika Nurhadi" w:date="2019-10-25T22:12:00Z"/>
          <w:rFonts w:ascii="Times New Roman" w:hAnsi="Times New Roman" w:cs="Times New Roman"/>
          <w:b/>
          <w:bCs/>
          <w:sz w:val="24"/>
          <w:szCs w:val="24"/>
          <w:lang w:val="id-ID"/>
        </w:rPr>
      </w:pPr>
    </w:p>
    <w:p w14:paraId="675756EB" w14:textId="1CAE5CED" w:rsidR="005A6375" w:rsidRDefault="005A6375" w:rsidP="005A6375">
      <w:pPr>
        <w:spacing w:after="0" w:line="360" w:lineRule="auto"/>
        <w:jc w:val="center"/>
        <w:rPr>
          <w:ins w:id="101" w:author="Jatmika Nurhadi" w:date="2019-10-25T22:12:00Z"/>
          <w:rFonts w:ascii="Times New Roman" w:hAnsi="Times New Roman" w:cs="Times New Roman"/>
          <w:b/>
          <w:bCs/>
          <w:sz w:val="24"/>
          <w:szCs w:val="24"/>
          <w:lang w:val="id-ID"/>
        </w:rPr>
      </w:pPr>
    </w:p>
    <w:p w14:paraId="682FA49F" w14:textId="06CB4E44" w:rsidR="005A6375" w:rsidRDefault="005A6375" w:rsidP="005A6375">
      <w:pPr>
        <w:spacing w:after="0" w:line="360" w:lineRule="auto"/>
        <w:jc w:val="center"/>
        <w:rPr>
          <w:ins w:id="102" w:author="Jatmika Nurhadi" w:date="2019-10-25T22:12:00Z"/>
          <w:rFonts w:ascii="Times New Roman" w:hAnsi="Times New Roman" w:cs="Times New Roman"/>
          <w:b/>
          <w:bCs/>
          <w:sz w:val="24"/>
          <w:szCs w:val="24"/>
          <w:lang w:val="id-ID"/>
        </w:rPr>
      </w:pPr>
    </w:p>
    <w:p w14:paraId="40864CC3" w14:textId="7B3BA84F" w:rsidR="005A6375" w:rsidRDefault="005A6375" w:rsidP="005A6375">
      <w:pPr>
        <w:spacing w:after="0" w:line="360" w:lineRule="auto"/>
        <w:jc w:val="center"/>
        <w:rPr>
          <w:ins w:id="103" w:author="Jatmika Nurhadi" w:date="2019-10-25T22:12:00Z"/>
          <w:rFonts w:ascii="Times New Roman" w:hAnsi="Times New Roman" w:cs="Times New Roman"/>
          <w:b/>
          <w:bCs/>
          <w:sz w:val="24"/>
          <w:szCs w:val="24"/>
          <w:lang w:val="id-ID"/>
        </w:rPr>
      </w:pPr>
    </w:p>
    <w:p w14:paraId="3AB4C5E0" w14:textId="441800DC" w:rsidR="005A6375" w:rsidRDefault="005A6375" w:rsidP="005A6375">
      <w:pPr>
        <w:spacing w:after="0" w:line="360" w:lineRule="auto"/>
        <w:jc w:val="center"/>
        <w:rPr>
          <w:ins w:id="104" w:author="Jatmika Nurhadi" w:date="2019-10-25T22:12:00Z"/>
          <w:rFonts w:ascii="Times New Roman" w:hAnsi="Times New Roman" w:cs="Times New Roman"/>
          <w:b/>
          <w:bCs/>
          <w:sz w:val="24"/>
          <w:szCs w:val="24"/>
          <w:lang w:val="id-ID"/>
        </w:rPr>
      </w:pPr>
    </w:p>
    <w:p w14:paraId="67E5D3A2" w14:textId="76F4D447" w:rsidR="005A6375" w:rsidRDefault="005A6375" w:rsidP="005A6375">
      <w:pPr>
        <w:spacing w:after="0" w:line="360" w:lineRule="auto"/>
        <w:jc w:val="center"/>
        <w:rPr>
          <w:ins w:id="105" w:author="Jatmika Nurhadi" w:date="2019-10-25T22:12:00Z"/>
          <w:rFonts w:ascii="Times New Roman" w:hAnsi="Times New Roman" w:cs="Times New Roman"/>
          <w:b/>
          <w:bCs/>
          <w:sz w:val="24"/>
          <w:szCs w:val="24"/>
          <w:lang w:val="id-ID"/>
        </w:rPr>
      </w:pPr>
    </w:p>
    <w:p w14:paraId="29808D3F" w14:textId="43B781A1" w:rsidR="005A6375" w:rsidRDefault="005A6375" w:rsidP="005A6375">
      <w:pPr>
        <w:spacing w:after="0" w:line="360" w:lineRule="auto"/>
        <w:jc w:val="center"/>
        <w:rPr>
          <w:ins w:id="106" w:author="Jatmika Nurhadi" w:date="2019-10-25T22:12:00Z"/>
          <w:rFonts w:ascii="Times New Roman" w:hAnsi="Times New Roman" w:cs="Times New Roman"/>
          <w:b/>
          <w:bCs/>
          <w:sz w:val="24"/>
          <w:szCs w:val="24"/>
          <w:lang w:val="id-ID"/>
        </w:rPr>
      </w:pPr>
    </w:p>
    <w:p w14:paraId="71F4CBDC" w14:textId="573DB6F9" w:rsidR="005A6375" w:rsidRDefault="005A6375" w:rsidP="005A6375">
      <w:pPr>
        <w:spacing w:after="0" w:line="360" w:lineRule="auto"/>
        <w:jc w:val="center"/>
        <w:rPr>
          <w:ins w:id="107" w:author="Jatmika Nurhadi" w:date="2019-10-25T22:12:00Z"/>
          <w:rFonts w:ascii="Times New Roman" w:hAnsi="Times New Roman" w:cs="Times New Roman"/>
          <w:b/>
          <w:bCs/>
          <w:sz w:val="24"/>
          <w:szCs w:val="24"/>
          <w:lang w:val="id-ID"/>
        </w:rPr>
      </w:pPr>
    </w:p>
    <w:p w14:paraId="75A158A1" w14:textId="49D20117" w:rsidR="005A6375" w:rsidRDefault="005A6375" w:rsidP="005A6375">
      <w:pPr>
        <w:spacing w:after="0" w:line="360" w:lineRule="auto"/>
        <w:jc w:val="center"/>
        <w:rPr>
          <w:ins w:id="108" w:author="Jatmika Nurhadi" w:date="2019-10-25T22:12:00Z"/>
          <w:rFonts w:ascii="Times New Roman" w:hAnsi="Times New Roman" w:cs="Times New Roman"/>
          <w:b/>
          <w:bCs/>
          <w:sz w:val="24"/>
          <w:szCs w:val="24"/>
          <w:lang w:val="id-ID"/>
        </w:rPr>
      </w:pPr>
    </w:p>
    <w:p w14:paraId="188098B7" w14:textId="186F514A" w:rsidR="005A6375" w:rsidRDefault="005A6375" w:rsidP="005A6375">
      <w:pPr>
        <w:spacing w:after="0" w:line="360" w:lineRule="auto"/>
        <w:jc w:val="center"/>
        <w:rPr>
          <w:ins w:id="109" w:author="Jatmika Nurhadi" w:date="2019-10-25T22:12:00Z"/>
          <w:rFonts w:ascii="Times New Roman" w:hAnsi="Times New Roman" w:cs="Times New Roman"/>
          <w:b/>
          <w:bCs/>
          <w:sz w:val="24"/>
          <w:szCs w:val="24"/>
          <w:lang w:val="id-ID"/>
        </w:rPr>
      </w:pPr>
    </w:p>
    <w:p w14:paraId="4EDFE75F" w14:textId="77777777" w:rsidR="005A6375" w:rsidRPr="005A6375" w:rsidRDefault="005A6375">
      <w:pPr>
        <w:spacing w:after="0" w:line="360" w:lineRule="auto"/>
        <w:jc w:val="center"/>
        <w:rPr>
          <w:ins w:id="110" w:author="Jatmika Nurhadi" w:date="2019-10-25T22:12:00Z"/>
          <w:rFonts w:ascii="Times New Roman" w:hAnsi="Times New Roman" w:cs="Times New Roman"/>
          <w:b/>
          <w:bCs/>
          <w:sz w:val="24"/>
          <w:szCs w:val="24"/>
          <w:lang w:val="id-ID"/>
          <w:rPrChange w:id="111" w:author="Jatmika Nurhadi" w:date="2019-10-25T22:12:00Z">
            <w:rPr>
              <w:ins w:id="112" w:author="Jatmika Nurhadi" w:date="2019-10-25T22:12:00Z"/>
              <w:rFonts w:ascii="Times New Roman" w:hAnsi="Times New Roman" w:cs="Times New Roman"/>
              <w:sz w:val="24"/>
              <w:szCs w:val="24"/>
              <w:lang w:val="id-ID"/>
            </w:rPr>
          </w:rPrChange>
        </w:rPr>
        <w:pPrChange w:id="113" w:author="Jatmika Nurhadi" w:date="2019-10-25T22:12:00Z">
          <w:pPr>
            <w:spacing w:after="0" w:line="360" w:lineRule="auto"/>
          </w:pPr>
        </w:pPrChange>
      </w:pPr>
    </w:p>
    <w:p w14:paraId="59C4F71E" w14:textId="66BA3DAD" w:rsidR="005A6375" w:rsidRPr="005A6375" w:rsidRDefault="005A6375">
      <w:pPr>
        <w:spacing w:after="0" w:line="360" w:lineRule="auto"/>
        <w:jc w:val="center"/>
        <w:rPr>
          <w:ins w:id="114" w:author="Jatmika Nurhadi" w:date="2019-10-25T22:12:00Z"/>
          <w:rFonts w:ascii="Times New Roman" w:hAnsi="Times New Roman" w:cs="Times New Roman"/>
          <w:b/>
          <w:bCs/>
          <w:sz w:val="24"/>
          <w:szCs w:val="24"/>
          <w:highlight w:val="yellow"/>
          <w:lang w:val="id-ID"/>
          <w:rPrChange w:id="115" w:author="Jatmika Nurhadi" w:date="2019-10-25T22:13:00Z">
            <w:rPr>
              <w:ins w:id="116" w:author="Jatmika Nurhadi" w:date="2019-10-25T22:12:00Z"/>
              <w:rFonts w:ascii="Times New Roman" w:hAnsi="Times New Roman" w:cs="Times New Roman"/>
              <w:sz w:val="24"/>
              <w:szCs w:val="24"/>
              <w:lang w:val="id-ID"/>
            </w:rPr>
          </w:rPrChange>
        </w:rPr>
        <w:pPrChange w:id="117" w:author="Jatmika Nurhadi" w:date="2019-10-25T22:12:00Z">
          <w:pPr>
            <w:spacing w:after="0" w:line="360" w:lineRule="auto"/>
          </w:pPr>
        </w:pPrChange>
      </w:pPr>
      <w:ins w:id="118" w:author="Jatmika Nurhadi" w:date="2019-10-25T22:12:00Z">
        <w:r w:rsidRPr="005A6375">
          <w:rPr>
            <w:rFonts w:ascii="Times New Roman" w:hAnsi="Times New Roman" w:cs="Times New Roman"/>
            <w:b/>
            <w:bCs/>
            <w:sz w:val="24"/>
            <w:szCs w:val="24"/>
            <w:highlight w:val="yellow"/>
            <w:lang w:val="id-ID"/>
            <w:rPrChange w:id="119" w:author="Jatmika Nurhadi" w:date="2019-10-25T22:13:00Z">
              <w:rPr>
                <w:rFonts w:ascii="Times New Roman" w:hAnsi="Times New Roman" w:cs="Times New Roman"/>
                <w:sz w:val="24"/>
                <w:szCs w:val="24"/>
                <w:lang w:val="id-ID"/>
              </w:rPr>
            </w:rPrChange>
          </w:rPr>
          <w:lastRenderedPageBreak/>
          <w:t>JUDUL</w:t>
        </w:r>
      </w:ins>
    </w:p>
    <w:p w14:paraId="11DCFEFA" w14:textId="25AF6094" w:rsidR="005A6375" w:rsidRPr="005A6375" w:rsidRDefault="005A6375">
      <w:pPr>
        <w:spacing w:after="0" w:line="360" w:lineRule="auto"/>
        <w:jc w:val="center"/>
        <w:rPr>
          <w:rFonts w:ascii="Times New Roman" w:hAnsi="Times New Roman" w:cs="Times New Roman"/>
          <w:sz w:val="24"/>
          <w:szCs w:val="24"/>
          <w:lang w:val="id-ID"/>
        </w:rPr>
        <w:pPrChange w:id="120" w:author="Jatmika Nurhadi" w:date="2019-10-25T22:12:00Z">
          <w:pPr>
            <w:spacing w:after="0" w:line="360" w:lineRule="auto"/>
            <w:jc w:val="both"/>
          </w:pPr>
        </w:pPrChange>
      </w:pPr>
      <w:ins w:id="121" w:author="Jatmika Nurhadi" w:date="2019-10-25T22:12:00Z">
        <w:r w:rsidRPr="005A6375">
          <w:rPr>
            <w:rFonts w:ascii="Times New Roman" w:hAnsi="Times New Roman" w:cs="Times New Roman"/>
            <w:sz w:val="24"/>
            <w:szCs w:val="24"/>
            <w:highlight w:val="yellow"/>
            <w:lang w:val="id-ID"/>
            <w:rPrChange w:id="122" w:author="Jatmika Nurhadi" w:date="2019-10-25T22:13:00Z">
              <w:rPr>
                <w:rFonts w:ascii="Times New Roman" w:hAnsi="Times New Roman" w:cs="Times New Roman"/>
                <w:sz w:val="24"/>
                <w:szCs w:val="24"/>
                <w:lang w:val="id-ID"/>
              </w:rPr>
            </w:rPrChange>
          </w:rPr>
          <w:t>Penulis</w:t>
        </w:r>
      </w:ins>
    </w:p>
    <w:p w14:paraId="0E05FE00" w14:textId="77777777" w:rsidR="000F3F77" w:rsidRPr="005A6375" w:rsidRDefault="000F3F77" w:rsidP="005A6375">
      <w:pPr>
        <w:spacing w:after="0" w:line="360" w:lineRule="auto"/>
        <w:jc w:val="both"/>
        <w:rPr>
          <w:rFonts w:ascii="Times New Roman" w:hAnsi="Times New Roman" w:cs="Times New Roman"/>
          <w:sz w:val="24"/>
          <w:szCs w:val="24"/>
          <w:lang w:val="id-ID"/>
        </w:rPr>
      </w:pPr>
    </w:p>
    <w:p w14:paraId="49B1D0B4" w14:textId="77777777" w:rsidR="005A6375" w:rsidRPr="005A6375" w:rsidRDefault="005A6375" w:rsidP="005A6375">
      <w:pPr>
        <w:spacing w:after="0" w:line="360" w:lineRule="auto"/>
        <w:jc w:val="center"/>
        <w:rPr>
          <w:rFonts w:ascii="Times New Roman" w:hAnsi="Times New Roman" w:cs="Times New Roman"/>
          <w:b/>
          <w:bCs/>
          <w:sz w:val="24"/>
          <w:szCs w:val="24"/>
          <w:lang w:val="id-ID"/>
          <w:rPrChange w:id="123" w:author="Jatmika Nurhadi" w:date="2019-10-25T22:12:00Z">
            <w:rPr>
              <w:rFonts w:ascii="Times New Roman" w:hAnsi="Times New Roman" w:cs="Times New Roman"/>
              <w:sz w:val="24"/>
              <w:szCs w:val="24"/>
              <w:lang w:val="id-ID"/>
            </w:rPr>
          </w:rPrChange>
        </w:rPr>
      </w:pPr>
      <w:r w:rsidRPr="005A6375">
        <w:rPr>
          <w:rFonts w:ascii="Times New Roman" w:hAnsi="Times New Roman" w:cs="Times New Roman"/>
          <w:b/>
          <w:bCs/>
          <w:sz w:val="24"/>
          <w:szCs w:val="24"/>
          <w:lang w:val="id-ID"/>
          <w:rPrChange w:id="124" w:author="Jatmika Nurhadi" w:date="2019-10-25T22:12:00Z">
            <w:rPr>
              <w:rFonts w:ascii="Times New Roman" w:hAnsi="Times New Roman" w:cs="Times New Roman"/>
              <w:sz w:val="24"/>
              <w:szCs w:val="24"/>
              <w:lang w:val="id-ID"/>
            </w:rPr>
          </w:rPrChange>
        </w:rPr>
        <w:t>ABSTRAK</w:t>
      </w:r>
    </w:p>
    <w:p w14:paraId="45A05E49" w14:textId="6796802C" w:rsidR="005A6375" w:rsidRPr="005A6375" w:rsidDel="005A6375" w:rsidRDefault="005A6375">
      <w:pPr>
        <w:spacing w:after="0" w:line="360" w:lineRule="auto"/>
        <w:ind w:firstLine="420"/>
        <w:jc w:val="both"/>
        <w:rPr>
          <w:del w:id="125" w:author="Jatmika Nurhadi" w:date="2019-10-25T22:14:00Z"/>
          <w:rFonts w:ascii="Times New Roman" w:hAnsi="Times New Roman" w:cs="Times New Roman"/>
          <w:sz w:val="24"/>
          <w:szCs w:val="24"/>
          <w:lang w:val="id-ID"/>
        </w:rPr>
        <w:pPrChange w:id="126" w:author="Jatmika Nurhadi" w:date="2019-10-25T22:13:00Z">
          <w:pPr>
            <w:spacing w:after="0" w:line="360" w:lineRule="auto"/>
            <w:jc w:val="both"/>
          </w:pPr>
        </w:pPrChange>
      </w:pPr>
      <w:r w:rsidRPr="005A6375">
        <w:rPr>
          <w:rFonts w:ascii="Times New Roman" w:hAnsi="Times New Roman" w:cs="Times New Roman"/>
          <w:sz w:val="24"/>
          <w:szCs w:val="24"/>
          <w:lang w:val="id-ID"/>
        </w:rPr>
        <w:t>Tujuan dari karya ilmiah ini Untuk memaparkan dan membandingkan alasan para mahasisw</w:t>
      </w:r>
      <w:del w:id="127" w:author="Jatmika Nurhadi" w:date="2019-10-25T22:13:00Z">
        <w:r w:rsidRPr="005A6375" w:rsidDel="005A6375">
          <w:rPr>
            <w:rFonts w:ascii="Times New Roman" w:hAnsi="Times New Roman" w:cs="Times New Roman"/>
            <w:sz w:val="24"/>
            <w:szCs w:val="24"/>
            <w:lang w:val="id-ID"/>
          </w:rPr>
          <w:delText>a/i</w:delText>
        </w:r>
      </w:del>
      <w:ins w:id="128" w:author="Jatmika Nurhadi" w:date="2019-10-25T22:13:00Z">
        <w:r>
          <w:rPr>
            <w:rFonts w:ascii="Times New Roman" w:hAnsi="Times New Roman" w:cs="Times New Roman"/>
            <w:sz w:val="24"/>
            <w:szCs w:val="24"/>
            <w:lang w:val="id-ID"/>
          </w:rPr>
          <w:t>a</w:t>
        </w:r>
      </w:ins>
      <w:r w:rsidRPr="005A6375">
        <w:rPr>
          <w:rFonts w:ascii="Times New Roman" w:hAnsi="Times New Roman" w:cs="Times New Roman"/>
          <w:sz w:val="24"/>
          <w:szCs w:val="24"/>
          <w:lang w:val="id-ID"/>
        </w:rPr>
        <w:t xml:space="preserve"> memilih berkuliah di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serta </w:t>
      </w:r>
      <w:del w:id="129" w:author="Jatmika Nurhadi" w:date="2019-10-25T22:13:00Z">
        <w:r w:rsidRPr="005A6375" w:rsidDel="005A6375">
          <w:rPr>
            <w:rFonts w:ascii="Times New Roman" w:hAnsi="Times New Roman" w:cs="Times New Roman"/>
            <w:sz w:val="24"/>
            <w:szCs w:val="24"/>
            <w:lang w:val="id-ID"/>
          </w:rPr>
          <w:delText>mendriskipsikan</w:delText>
        </w:r>
      </w:del>
      <w:ins w:id="130" w:author="Jatmika Nurhadi" w:date="2019-10-25T22:13:00Z">
        <w:r w:rsidRPr="005A6375">
          <w:rPr>
            <w:rFonts w:ascii="Times New Roman" w:hAnsi="Times New Roman" w:cs="Times New Roman"/>
            <w:sz w:val="24"/>
            <w:szCs w:val="24"/>
            <w:lang w:val="id-ID"/>
          </w:rPr>
          <w:t>mend</w:t>
        </w:r>
        <w:r>
          <w:rPr>
            <w:rFonts w:ascii="Times New Roman" w:hAnsi="Times New Roman" w:cs="Times New Roman"/>
            <w:sz w:val="24"/>
            <w:szCs w:val="24"/>
            <w:lang w:val="id-ID"/>
          </w:rPr>
          <w:t>e</w:t>
        </w:r>
        <w:r w:rsidRPr="005A6375">
          <w:rPr>
            <w:rFonts w:ascii="Times New Roman" w:hAnsi="Times New Roman" w:cs="Times New Roman"/>
            <w:sz w:val="24"/>
            <w:szCs w:val="24"/>
            <w:lang w:val="id-ID"/>
          </w:rPr>
          <w:t>skripsikan</w:t>
        </w:r>
      </w:ins>
      <w:r w:rsidRPr="005A6375">
        <w:rPr>
          <w:rFonts w:ascii="Times New Roman" w:hAnsi="Times New Roman" w:cs="Times New Roman"/>
          <w:sz w:val="24"/>
          <w:szCs w:val="24"/>
          <w:lang w:val="id-ID"/>
        </w:rPr>
        <w:t xml:space="preserve"> efek alasan mereka tersebut dengan semangat dan fokus mereka selama berkuliah dan juga hal yang mereka ingin capai selama berkuliah di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maupun setelah lulus </w:t>
      </w:r>
      <w:del w:id="131" w:author="Jatmika Nurhadi" w:date="2019-10-25T22:13:00Z">
        <w:r w:rsidRPr="005A6375" w:rsidDel="005A6375">
          <w:rPr>
            <w:rFonts w:ascii="Times New Roman" w:hAnsi="Times New Roman" w:cs="Times New Roman"/>
            <w:sz w:val="24"/>
            <w:szCs w:val="24"/>
            <w:lang w:val="id-ID"/>
          </w:rPr>
          <w:delText>nanti.Ada</w:delText>
        </w:r>
      </w:del>
      <w:ins w:id="132" w:author="Jatmika Nurhadi" w:date="2019-10-25T22:13:00Z">
        <w:r w:rsidRPr="005A6375">
          <w:rPr>
            <w:rFonts w:ascii="Times New Roman" w:hAnsi="Times New Roman" w:cs="Times New Roman"/>
            <w:sz w:val="24"/>
            <w:szCs w:val="24"/>
            <w:lang w:val="id-ID"/>
          </w:rPr>
          <w:t xml:space="preserve">nanti. </w:t>
        </w:r>
      </w:ins>
      <w:del w:id="133" w:author="Jatmika Nurhadi" w:date="2019-10-25T22:14:00Z">
        <w:r w:rsidRPr="005A6375" w:rsidDel="005A6375">
          <w:rPr>
            <w:rFonts w:ascii="Times New Roman" w:hAnsi="Times New Roman" w:cs="Times New Roman"/>
            <w:sz w:val="24"/>
            <w:szCs w:val="24"/>
            <w:lang w:val="id-ID"/>
          </w:rPr>
          <w:delText xml:space="preserve"> pun latar belakang dari karya ilmiah ini ialah Setelah lulus dari bangku SMA/SMK/MA sederajat, berkuliah merupakan salah satu pilihan untuk melanjutkan pendidikan. Banyak sekali PTN dan PTS yang bisa dimasuki oleh para calon mahasisw</w:delText>
        </w:r>
      </w:del>
      <w:del w:id="134" w:author="Jatmika Nurhadi" w:date="2019-10-25T22:13:00Z">
        <w:r w:rsidRPr="005A6375" w:rsidDel="005A6375">
          <w:rPr>
            <w:rFonts w:ascii="Times New Roman" w:hAnsi="Times New Roman" w:cs="Times New Roman"/>
            <w:sz w:val="24"/>
            <w:szCs w:val="24"/>
            <w:lang w:val="id-ID"/>
          </w:rPr>
          <w:delText>a/i</w:delText>
        </w:r>
      </w:del>
      <w:del w:id="135" w:author="Jatmika Nurhadi" w:date="2019-10-25T22:14:00Z">
        <w:r w:rsidRPr="005A6375" w:rsidDel="005A6375">
          <w:rPr>
            <w:rFonts w:ascii="Times New Roman" w:hAnsi="Times New Roman" w:cs="Times New Roman"/>
            <w:sz w:val="24"/>
            <w:szCs w:val="24"/>
            <w:lang w:val="id-ID"/>
          </w:rPr>
          <w:delText>, sehingga dapat membuat mereka bingung mau berkuliah dimana. Setiap tahunnya baik PTN maupun PTS pasti menerima ribuan  calon mahasisw</w:delText>
        </w:r>
      </w:del>
      <w:del w:id="136" w:author="Jatmika Nurhadi" w:date="2019-10-25T22:13:00Z">
        <w:r w:rsidRPr="005A6375" w:rsidDel="005A6375">
          <w:rPr>
            <w:rFonts w:ascii="Times New Roman" w:hAnsi="Times New Roman" w:cs="Times New Roman"/>
            <w:sz w:val="24"/>
            <w:szCs w:val="24"/>
            <w:lang w:val="id-ID"/>
          </w:rPr>
          <w:delText>a/i</w:delText>
        </w:r>
      </w:del>
      <w:del w:id="137" w:author="Jatmika Nurhadi" w:date="2019-10-25T22:14:00Z">
        <w:r w:rsidRPr="005A6375" w:rsidDel="005A6375">
          <w:rPr>
            <w:rFonts w:ascii="Times New Roman" w:hAnsi="Times New Roman" w:cs="Times New Roman"/>
            <w:sz w:val="24"/>
            <w:szCs w:val="24"/>
            <w:lang w:val="id-ID"/>
          </w:rPr>
          <w:delText xml:space="preserve"> dari </w:delText>
        </w:r>
      </w:del>
      <w:del w:id="138" w:author="Jatmika Nurhadi" w:date="2019-10-25T22:13:00Z">
        <w:r w:rsidRPr="005A6375" w:rsidDel="005A6375">
          <w:rPr>
            <w:rFonts w:ascii="Times New Roman" w:hAnsi="Times New Roman" w:cs="Times New Roman"/>
            <w:sz w:val="24"/>
            <w:szCs w:val="24"/>
            <w:lang w:val="id-ID"/>
          </w:rPr>
          <w:delText>berbgai</w:delText>
        </w:r>
      </w:del>
      <w:del w:id="139" w:author="Jatmika Nurhadi" w:date="2019-10-25T22:14:00Z">
        <w:r w:rsidRPr="005A6375" w:rsidDel="005A6375">
          <w:rPr>
            <w:rFonts w:ascii="Times New Roman" w:hAnsi="Times New Roman" w:cs="Times New Roman"/>
            <w:sz w:val="24"/>
            <w:szCs w:val="24"/>
            <w:lang w:val="id-ID"/>
          </w:rPr>
          <w:delText xml:space="preserve"> daerah yang pada kesempatan ini ingin kami rangkum  dalam karya tulis ini tentang alasan mahasisw</w:delText>
        </w:r>
      </w:del>
      <w:del w:id="140" w:author="Jatmika Nurhadi" w:date="2019-10-25T22:13:00Z">
        <w:r w:rsidRPr="005A6375" w:rsidDel="005A6375">
          <w:rPr>
            <w:rFonts w:ascii="Times New Roman" w:hAnsi="Times New Roman" w:cs="Times New Roman"/>
            <w:sz w:val="24"/>
            <w:szCs w:val="24"/>
            <w:lang w:val="id-ID"/>
          </w:rPr>
          <w:delText>a/i</w:delText>
        </w:r>
      </w:del>
      <w:del w:id="141" w:author="Jatmika Nurhadi" w:date="2019-10-25T22:14:00Z">
        <w:r w:rsidRPr="005A6375" w:rsidDel="005A6375">
          <w:rPr>
            <w:rFonts w:ascii="Times New Roman" w:hAnsi="Times New Roman" w:cs="Times New Roman"/>
            <w:sz w:val="24"/>
            <w:szCs w:val="24"/>
            <w:lang w:val="id-ID"/>
          </w:rPr>
          <w:delText xml:space="preserve">  masuk kesebuah PTN atau PTS, yang dalam hal ini kami fokuskan pada mahasisw</w:delText>
        </w:r>
      </w:del>
      <w:del w:id="142" w:author="Jatmika Nurhadi" w:date="2019-10-25T22:13:00Z">
        <w:r w:rsidRPr="005A6375" w:rsidDel="005A6375">
          <w:rPr>
            <w:rFonts w:ascii="Times New Roman" w:hAnsi="Times New Roman" w:cs="Times New Roman"/>
            <w:sz w:val="24"/>
            <w:szCs w:val="24"/>
            <w:lang w:val="id-ID"/>
          </w:rPr>
          <w:delText>a/i</w:delText>
        </w:r>
      </w:del>
      <w:del w:id="143" w:author="Jatmika Nurhadi" w:date="2019-10-25T22:14:00Z">
        <w:r w:rsidRPr="005A6375" w:rsidDel="005A6375">
          <w:rPr>
            <w:rFonts w:ascii="Times New Roman" w:hAnsi="Times New Roman" w:cs="Times New Roman"/>
            <w:sz w:val="24"/>
            <w:szCs w:val="24"/>
            <w:lang w:val="id-ID"/>
          </w:rPr>
          <w:delText xml:space="preserve"> Telkom University. </w:delText>
        </w:r>
      </w:del>
    </w:p>
    <w:p w14:paraId="344DE8A4" w14:textId="44C395BC" w:rsidR="005A6375" w:rsidRPr="005A6375" w:rsidDel="005A6375" w:rsidRDefault="005A6375" w:rsidP="005A6375">
      <w:pPr>
        <w:spacing w:after="0" w:line="360" w:lineRule="auto"/>
        <w:jc w:val="both"/>
        <w:rPr>
          <w:del w:id="144" w:author="Jatmika Nurhadi" w:date="2019-10-25T22:14:00Z"/>
          <w:rFonts w:ascii="Times New Roman" w:hAnsi="Times New Roman" w:cs="Times New Roman"/>
          <w:sz w:val="24"/>
          <w:szCs w:val="24"/>
          <w:lang w:val="id-ID"/>
        </w:rPr>
      </w:pPr>
      <w:del w:id="145" w:author="Jatmika Nurhadi" w:date="2019-10-25T22:14:00Z">
        <w:r w:rsidRPr="005A6375" w:rsidDel="005A6375">
          <w:rPr>
            <w:rFonts w:ascii="Times New Roman" w:hAnsi="Times New Roman" w:cs="Times New Roman"/>
            <w:sz w:val="24"/>
            <w:szCs w:val="24"/>
            <w:lang w:val="id-ID"/>
          </w:rPr>
          <w:delText>Pendidikan tinggi adalah jenjang pendidikan setalah sekolah menegah dan yang menyelenggarakan pendidikan tinggi adalah perguruan tinggi.Perguruan tinggi sering dijumpai di hampir tiap-tiap kota di Indonesia.keberdaan perguruan tinggi itu sendiri biasanya menandai apakah kota tersebut maju atau masih berkembang.Biasanya Perguruan tinggi terbaik terdapat di kota-kota besar seperti Bandung atau Jakarta.</w:delText>
        </w:r>
      </w:del>
    </w:p>
    <w:p w14:paraId="2BE2B86A" w14:textId="669E9D78" w:rsidR="005A6375" w:rsidRPr="005A6375" w:rsidRDefault="005A6375">
      <w:pPr>
        <w:spacing w:after="0" w:line="360" w:lineRule="auto"/>
        <w:ind w:firstLine="420"/>
        <w:jc w:val="both"/>
        <w:rPr>
          <w:rFonts w:ascii="Times New Roman" w:hAnsi="Times New Roman" w:cs="Times New Roman"/>
          <w:sz w:val="24"/>
          <w:szCs w:val="24"/>
          <w:lang w:val="id-ID"/>
        </w:rPr>
        <w:pPrChange w:id="146" w:author="Jatmika Nurhadi" w:date="2019-10-25T22:14:00Z">
          <w:pPr>
            <w:spacing w:after="0" w:line="360" w:lineRule="auto"/>
            <w:jc w:val="both"/>
          </w:pPr>
        </w:pPrChange>
      </w:pPr>
      <w:r w:rsidRPr="005A6375">
        <w:rPr>
          <w:rFonts w:ascii="Times New Roman" w:hAnsi="Times New Roman" w:cs="Times New Roman"/>
          <w:sz w:val="24"/>
          <w:szCs w:val="24"/>
          <w:lang w:val="id-ID"/>
        </w:rPr>
        <w:t xml:space="preserve">Persentase hasil </w:t>
      </w:r>
      <w:del w:id="147" w:author="Jatmika Nurhadi" w:date="2019-10-25T22:14:00Z">
        <w:r w:rsidRPr="005A6375" w:rsidDel="005A6375">
          <w:rPr>
            <w:rFonts w:ascii="Times New Roman" w:hAnsi="Times New Roman" w:cs="Times New Roman"/>
            <w:sz w:val="24"/>
            <w:szCs w:val="24"/>
            <w:lang w:val="id-ID"/>
          </w:rPr>
          <w:delText>survey</w:delText>
        </w:r>
      </w:del>
      <w:ins w:id="148" w:author="Jatmika Nurhadi" w:date="2019-10-25T22:14:00Z">
        <w:r w:rsidRPr="005A6375">
          <w:rPr>
            <w:rFonts w:ascii="Times New Roman" w:hAnsi="Times New Roman" w:cs="Times New Roman"/>
            <w:sz w:val="24"/>
            <w:szCs w:val="24"/>
            <w:lang w:val="id-ID"/>
          </w:rPr>
          <w:t>survei</w:t>
        </w:r>
      </w:ins>
      <w:r w:rsidRPr="005A6375">
        <w:rPr>
          <w:rFonts w:ascii="Times New Roman" w:hAnsi="Times New Roman" w:cs="Times New Roman"/>
          <w:sz w:val="24"/>
          <w:szCs w:val="24"/>
          <w:lang w:val="id-ID"/>
        </w:rPr>
        <w:t xml:space="preserve"> terbanyak dari alasan </w:t>
      </w:r>
      <w:del w:id="149" w:author="Jatmika Nurhadi" w:date="2019-10-25T22:14:00Z">
        <w:r w:rsidRPr="005A6375" w:rsidDel="005A6375">
          <w:rPr>
            <w:rFonts w:ascii="Times New Roman" w:hAnsi="Times New Roman" w:cs="Times New Roman"/>
            <w:sz w:val="24"/>
            <w:szCs w:val="24"/>
            <w:lang w:val="id-ID"/>
          </w:rPr>
          <w:delText>Telutizen</w:delText>
        </w:r>
      </w:del>
      <w:proofErr w:type="spellStart"/>
      <w:ins w:id="150" w:author="Jatmika Nurhadi" w:date="2019-10-25T22:14:00Z">
        <w:r w:rsidRPr="005A6375">
          <w:rPr>
            <w:rFonts w:ascii="Times New Roman" w:hAnsi="Times New Roman" w:cs="Times New Roman"/>
            <w:i/>
            <w:iCs/>
            <w:sz w:val="24"/>
            <w:szCs w:val="24"/>
            <w:lang w:val="id-ID"/>
          </w:rPr>
          <w:t>Telutizen</w:t>
        </w:r>
      </w:ins>
      <w:proofErr w:type="spellEnd"/>
      <w:r w:rsidRPr="005A6375">
        <w:rPr>
          <w:rFonts w:ascii="Times New Roman" w:hAnsi="Times New Roman" w:cs="Times New Roman"/>
          <w:sz w:val="24"/>
          <w:szCs w:val="24"/>
          <w:lang w:val="id-ID"/>
        </w:rPr>
        <w:t xml:space="preserve"> memilih berkuliah di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yang kami dapatkan adalah keinginan dari dalam diri mereka sendiri yakni 42,9% dari 100%.sedangkan </w:t>
      </w:r>
      <w:del w:id="151" w:author="Jatmika Nurhadi" w:date="2019-10-25T22:14:00Z">
        <w:r w:rsidRPr="005A6375" w:rsidDel="005A6375">
          <w:rPr>
            <w:rFonts w:ascii="Times New Roman" w:hAnsi="Times New Roman" w:cs="Times New Roman"/>
            <w:sz w:val="24"/>
            <w:szCs w:val="24"/>
            <w:lang w:val="id-ID"/>
          </w:rPr>
          <w:delText>Telutizen</w:delText>
        </w:r>
      </w:del>
      <w:proofErr w:type="spellStart"/>
      <w:ins w:id="152" w:author="Jatmika Nurhadi" w:date="2019-10-25T22:14:00Z">
        <w:r w:rsidRPr="005A6375">
          <w:rPr>
            <w:rFonts w:ascii="Times New Roman" w:hAnsi="Times New Roman" w:cs="Times New Roman"/>
            <w:i/>
            <w:iCs/>
            <w:sz w:val="24"/>
            <w:szCs w:val="24"/>
            <w:lang w:val="id-ID"/>
          </w:rPr>
          <w:t>Telutizen</w:t>
        </w:r>
      </w:ins>
      <w:proofErr w:type="spellEnd"/>
      <w:r w:rsidRPr="005A6375">
        <w:rPr>
          <w:rFonts w:ascii="Times New Roman" w:hAnsi="Times New Roman" w:cs="Times New Roman"/>
          <w:sz w:val="24"/>
          <w:szCs w:val="24"/>
          <w:lang w:val="id-ID"/>
        </w:rPr>
        <w:t xml:space="preserve"> memilih berkuliah di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yang kami dapatkan adalah faktor paksaan dari orang tua yaitu 5,7% dari 100%</w:t>
      </w:r>
    </w:p>
    <w:p w14:paraId="16EE02B2" w14:textId="6E0BF8CE" w:rsidR="002E3313" w:rsidRDefault="002E3313" w:rsidP="005A6375">
      <w:pPr>
        <w:spacing w:after="0" w:line="360" w:lineRule="auto"/>
        <w:rPr>
          <w:ins w:id="153" w:author="Jatmika Nurhadi" w:date="2019-10-25T22:14:00Z"/>
          <w:rFonts w:ascii="Times New Roman" w:hAnsi="Times New Roman" w:cs="Times New Roman"/>
          <w:b/>
          <w:sz w:val="24"/>
          <w:szCs w:val="24"/>
          <w:lang w:val="id-ID"/>
        </w:rPr>
      </w:pPr>
    </w:p>
    <w:p w14:paraId="5C54EC79" w14:textId="34FAECAF" w:rsidR="005A6375" w:rsidRPr="005A6375" w:rsidRDefault="005A6375" w:rsidP="005A6375">
      <w:pPr>
        <w:spacing w:after="0" w:line="360" w:lineRule="auto"/>
        <w:rPr>
          <w:rFonts w:ascii="Times New Roman" w:hAnsi="Times New Roman" w:cs="Times New Roman"/>
          <w:b/>
          <w:sz w:val="24"/>
          <w:szCs w:val="24"/>
          <w:lang w:val="id-ID"/>
        </w:rPr>
      </w:pPr>
      <w:ins w:id="154" w:author="Jatmika Nurhadi" w:date="2019-10-25T22:14:00Z">
        <w:r w:rsidRPr="00655F52">
          <w:rPr>
            <w:rFonts w:ascii="Times New Roman" w:hAnsi="Times New Roman" w:cs="Times New Roman"/>
            <w:b/>
            <w:sz w:val="24"/>
            <w:szCs w:val="24"/>
            <w:highlight w:val="yellow"/>
            <w:lang w:val="id-ID"/>
            <w:rPrChange w:id="155" w:author="Jatmika Nurhadi" w:date="2019-10-26T13:51:00Z">
              <w:rPr>
                <w:rFonts w:ascii="Times New Roman" w:hAnsi="Times New Roman" w:cs="Times New Roman"/>
                <w:b/>
                <w:sz w:val="24"/>
                <w:szCs w:val="24"/>
                <w:lang w:val="id-ID"/>
              </w:rPr>
            </w:rPrChange>
          </w:rPr>
          <w:t>Kata kunci:</w:t>
        </w:r>
        <w:r>
          <w:rPr>
            <w:rFonts w:ascii="Times New Roman" w:hAnsi="Times New Roman" w:cs="Times New Roman"/>
            <w:b/>
            <w:sz w:val="24"/>
            <w:szCs w:val="24"/>
            <w:lang w:val="id-ID"/>
          </w:rPr>
          <w:t xml:space="preserve"> </w:t>
        </w:r>
      </w:ins>
    </w:p>
    <w:p w14:paraId="43EA1F16" w14:textId="77777777" w:rsidR="002E3313" w:rsidRPr="005A6375" w:rsidRDefault="002E3313" w:rsidP="005A6375">
      <w:pPr>
        <w:spacing w:after="0" w:line="360" w:lineRule="auto"/>
        <w:rPr>
          <w:rFonts w:ascii="Times New Roman" w:hAnsi="Times New Roman" w:cs="Times New Roman"/>
          <w:b/>
          <w:bCs/>
          <w:sz w:val="24"/>
          <w:szCs w:val="24"/>
          <w:lang w:val="id-ID"/>
          <w:rPrChange w:id="156" w:author="Jatmika Nurhadi" w:date="2019-10-25T22:14:00Z">
            <w:rPr>
              <w:rFonts w:ascii="Times New Roman" w:hAnsi="Times New Roman" w:cs="Times New Roman"/>
              <w:b/>
              <w:sz w:val="24"/>
              <w:szCs w:val="24"/>
              <w:lang w:val="id-ID"/>
            </w:rPr>
          </w:rPrChange>
        </w:rPr>
      </w:pPr>
    </w:p>
    <w:p w14:paraId="07B76038" w14:textId="5B89C063" w:rsidR="00BD50E8" w:rsidRPr="005A6375" w:rsidDel="005A6375" w:rsidRDefault="005A6375">
      <w:pPr>
        <w:spacing w:after="0" w:line="360" w:lineRule="auto"/>
        <w:rPr>
          <w:del w:id="157" w:author="Jatmika Nurhadi" w:date="2019-10-25T22:14:00Z"/>
          <w:rFonts w:ascii="Times New Roman" w:hAnsi="Times New Roman" w:cs="Times New Roman"/>
          <w:b/>
          <w:bCs/>
          <w:sz w:val="24"/>
          <w:szCs w:val="24"/>
          <w:lang w:val="id-ID"/>
          <w:rPrChange w:id="158" w:author="Jatmika Nurhadi" w:date="2019-10-25T22:14:00Z">
            <w:rPr>
              <w:del w:id="159" w:author="Jatmika Nurhadi" w:date="2019-10-25T22:14:00Z"/>
              <w:rFonts w:ascii="Times New Roman" w:hAnsi="Times New Roman" w:cs="Times New Roman"/>
              <w:sz w:val="24"/>
              <w:szCs w:val="24"/>
              <w:lang w:val="id-ID"/>
            </w:rPr>
          </w:rPrChange>
        </w:rPr>
        <w:pPrChange w:id="160" w:author="Jatmika Nurhadi" w:date="2019-10-25T22:14:00Z">
          <w:pPr>
            <w:spacing w:after="0" w:line="360" w:lineRule="auto"/>
            <w:jc w:val="center"/>
          </w:pPr>
        </w:pPrChange>
      </w:pPr>
      <w:ins w:id="161" w:author="Jatmika Nurhadi" w:date="2019-10-25T22:14:00Z">
        <w:r w:rsidRPr="005A6375">
          <w:rPr>
            <w:rFonts w:ascii="Times New Roman" w:hAnsi="Times New Roman" w:cs="Times New Roman"/>
            <w:b/>
            <w:bCs/>
            <w:sz w:val="24"/>
            <w:szCs w:val="24"/>
            <w:lang w:val="id-ID"/>
            <w:rPrChange w:id="162" w:author="Jatmika Nurhadi" w:date="2019-10-25T22:14:00Z">
              <w:rPr>
                <w:rFonts w:ascii="Times New Roman" w:hAnsi="Times New Roman" w:cs="Times New Roman"/>
                <w:sz w:val="24"/>
                <w:szCs w:val="24"/>
                <w:lang w:val="id-ID"/>
              </w:rPr>
            </w:rPrChange>
          </w:rPr>
          <w:t xml:space="preserve">1. </w:t>
        </w:r>
      </w:ins>
      <w:del w:id="163" w:author="Jatmika Nurhadi" w:date="2019-10-25T22:14:00Z">
        <w:r w:rsidR="00BD50E8" w:rsidRPr="005A6375" w:rsidDel="005A6375">
          <w:rPr>
            <w:rFonts w:ascii="Times New Roman" w:hAnsi="Times New Roman" w:cs="Times New Roman"/>
            <w:b/>
            <w:bCs/>
            <w:sz w:val="24"/>
            <w:szCs w:val="24"/>
            <w:lang w:val="id-ID"/>
            <w:rPrChange w:id="164" w:author="Jatmika Nurhadi" w:date="2019-10-25T22:14:00Z">
              <w:rPr>
                <w:rFonts w:ascii="Times New Roman" w:hAnsi="Times New Roman" w:cs="Times New Roman"/>
                <w:sz w:val="24"/>
                <w:szCs w:val="24"/>
                <w:lang w:val="id-ID"/>
              </w:rPr>
            </w:rPrChange>
          </w:rPr>
          <w:delText>BAB I</w:delText>
        </w:r>
      </w:del>
    </w:p>
    <w:p w14:paraId="20F2F3ED" w14:textId="77777777" w:rsidR="00BD50E8" w:rsidRPr="005A6375" w:rsidRDefault="00BD50E8">
      <w:pPr>
        <w:spacing w:after="0" w:line="360" w:lineRule="auto"/>
        <w:rPr>
          <w:rFonts w:ascii="Times New Roman" w:hAnsi="Times New Roman" w:cs="Times New Roman"/>
          <w:b/>
          <w:bCs/>
          <w:sz w:val="24"/>
          <w:szCs w:val="24"/>
          <w:lang w:val="id-ID"/>
          <w:rPrChange w:id="165" w:author="Jatmika Nurhadi" w:date="2019-10-25T22:14:00Z">
            <w:rPr>
              <w:rFonts w:ascii="Times New Roman" w:hAnsi="Times New Roman" w:cs="Times New Roman"/>
              <w:sz w:val="24"/>
              <w:szCs w:val="24"/>
              <w:lang w:val="id-ID"/>
            </w:rPr>
          </w:rPrChange>
        </w:rPr>
        <w:pPrChange w:id="166" w:author="Jatmika Nurhadi" w:date="2019-10-25T22:14:00Z">
          <w:pPr>
            <w:spacing w:after="0" w:line="360" w:lineRule="auto"/>
            <w:jc w:val="center"/>
          </w:pPr>
        </w:pPrChange>
      </w:pPr>
      <w:r w:rsidRPr="005A6375">
        <w:rPr>
          <w:rFonts w:ascii="Times New Roman" w:hAnsi="Times New Roman" w:cs="Times New Roman"/>
          <w:b/>
          <w:bCs/>
          <w:sz w:val="24"/>
          <w:szCs w:val="24"/>
          <w:lang w:val="id-ID"/>
          <w:rPrChange w:id="167" w:author="Jatmika Nurhadi" w:date="2019-10-25T22:14:00Z">
            <w:rPr>
              <w:rFonts w:ascii="Times New Roman" w:hAnsi="Times New Roman" w:cs="Times New Roman"/>
              <w:sz w:val="24"/>
              <w:szCs w:val="24"/>
              <w:lang w:val="id-ID"/>
            </w:rPr>
          </w:rPrChange>
        </w:rPr>
        <w:t>PENDAHULUAN</w:t>
      </w:r>
    </w:p>
    <w:p w14:paraId="23848BB0" w14:textId="77777777" w:rsidR="00BD50E8" w:rsidRPr="005A6375" w:rsidRDefault="00BD50E8" w:rsidP="005A6375">
      <w:pPr>
        <w:spacing w:after="0" w:line="360" w:lineRule="auto"/>
        <w:jc w:val="both"/>
        <w:rPr>
          <w:rFonts w:ascii="Times New Roman" w:hAnsi="Times New Roman" w:cs="Times New Roman"/>
          <w:b/>
          <w:bCs/>
          <w:sz w:val="24"/>
          <w:szCs w:val="24"/>
          <w:lang w:val="id-ID"/>
          <w:rPrChange w:id="168" w:author="Jatmika Nurhadi" w:date="2019-10-25T22:14:00Z">
            <w:rPr>
              <w:rFonts w:ascii="Times New Roman" w:hAnsi="Times New Roman" w:cs="Times New Roman"/>
              <w:sz w:val="24"/>
              <w:szCs w:val="24"/>
              <w:lang w:val="id-ID"/>
            </w:rPr>
          </w:rPrChange>
        </w:rPr>
      </w:pPr>
      <w:r w:rsidRPr="005A6375">
        <w:rPr>
          <w:rFonts w:ascii="Times New Roman" w:hAnsi="Times New Roman" w:cs="Times New Roman"/>
          <w:b/>
          <w:bCs/>
          <w:sz w:val="24"/>
          <w:szCs w:val="24"/>
          <w:lang w:val="id-ID"/>
          <w:rPrChange w:id="169" w:author="Jatmika Nurhadi" w:date="2019-10-25T22:14:00Z">
            <w:rPr>
              <w:rFonts w:ascii="Times New Roman" w:hAnsi="Times New Roman" w:cs="Times New Roman"/>
              <w:sz w:val="24"/>
              <w:szCs w:val="24"/>
              <w:lang w:val="id-ID"/>
            </w:rPr>
          </w:rPrChange>
        </w:rPr>
        <w:t>1.1 Latar Belakang</w:t>
      </w:r>
    </w:p>
    <w:p w14:paraId="2EEFA872" w14:textId="1D68445F" w:rsidR="00BD50E8" w:rsidRPr="005A6375" w:rsidRDefault="00BD50E8" w:rsidP="005A6375">
      <w:pPr>
        <w:spacing w:after="0" w:line="360" w:lineRule="auto"/>
        <w:ind w:firstLine="720"/>
        <w:jc w:val="both"/>
        <w:rPr>
          <w:rFonts w:ascii="Times New Roman" w:hAnsi="Times New Roman" w:cs="Times New Roman"/>
          <w:sz w:val="24"/>
          <w:szCs w:val="24"/>
          <w:lang w:val="id-ID"/>
        </w:rPr>
      </w:pPr>
      <w:r w:rsidRPr="005A6375">
        <w:rPr>
          <w:rFonts w:ascii="Times New Roman" w:hAnsi="Times New Roman" w:cs="Times New Roman"/>
          <w:sz w:val="24"/>
          <w:szCs w:val="24"/>
          <w:lang w:val="id-ID"/>
        </w:rPr>
        <w:t>Setelah lulus dari bangku SMA/SMK/MA sederajat, berkuliah merupakan salah satu pilihan untuk melanjutkan pendidikan. Banyak sekali PTN dan PTS yang bisa dimasuki oleh para calon mahasisw</w:t>
      </w:r>
      <w:del w:id="170" w:author="Jatmika Nurhadi" w:date="2019-10-25T22:13:00Z">
        <w:r w:rsidRPr="005A6375" w:rsidDel="005A6375">
          <w:rPr>
            <w:rFonts w:ascii="Times New Roman" w:hAnsi="Times New Roman" w:cs="Times New Roman"/>
            <w:sz w:val="24"/>
            <w:szCs w:val="24"/>
            <w:lang w:val="id-ID"/>
          </w:rPr>
          <w:delText>a/i</w:delText>
        </w:r>
      </w:del>
      <w:ins w:id="171" w:author="Jatmika Nurhadi" w:date="2019-10-25T22:13:00Z">
        <w:r w:rsidR="005A6375">
          <w:rPr>
            <w:rFonts w:ascii="Times New Roman" w:hAnsi="Times New Roman" w:cs="Times New Roman"/>
            <w:sz w:val="24"/>
            <w:szCs w:val="24"/>
            <w:lang w:val="id-ID"/>
          </w:rPr>
          <w:t>a</w:t>
        </w:r>
      </w:ins>
      <w:r w:rsidRPr="005A6375">
        <w:rPr>
          <w:rFonts w:ascii="Times New Roman" w:hAnsi="Times New Roman" w:cs="Times New Roman"/>
          <w:sz w:val="24"/>
          <w:szCs w:val="24"/>
          <w:lang w:val="id-ID"/>
        </w:rPr>
        <w:t>, sehingga dapat membuat mereka bingung mau berkuliah di</w:t>
      </w:r>
      <w:ins w:id="172" w:author="Jatmika Nurhadi" w:date="2019-10-25T22:14:00Z">
        <w:r w:rsidR="005A6375">
          <w:rPr>
            <w:rFonts w:ascii="Times New Roman" w:hAnsi="Times New Roman" w:cs="Times New Roman"/>
            <w:sz w:val="24"/>
            <w:szCs w:val="24"/>
            <w:lang w:val="id-ID"/>
          </w:rPr>
          <w:t xml:space="preserve"> </w:t>
        </w:r>
      </w:ins>
      <w:r w:rsidRPr="005A6375">
        <w:rPr>
          <w:rFonts w:ascii="Times New Roman" w:hAnsi="Times New Roman" w:cs="Times New Roman"/>
          <w:sz w:val="24"/>
          <w:szCs w:val="24"/>
          <w:lang w:val="id-ID"/>
        </w:rPr>
        <w:t>mana. Setiap tahunnya baik PTN maupun PTS pasti menerima ribuan</w:t>
      </w:r>
      <w:del w:id="173" w:author="Jatmika Nurhadi" w:date="2019-10-25T22:14:00Z">
        <w:r w:rsidRPr="005A6375" w:rsidDel="005A6375">
          <w:rPr>
            <w:rFonts w:ascii="Times New Roman" w:hAnsi="Times New Roman" w:cs="Times New Roman"/>
            <w:sz w:val="24"/>
            <w:szCs w:val="24"/>
            <w:lang w:val="id-ID"/>
          </w:rPr>
          <w:delText xml:space="preserve">  </w:delText>
        </w:r>
      </w:del>
      <w:ins w:id="174" w:author="Jatmika Nurhadi" w:date="2019-10-25T22:14:00Z">
        <w:r w:rsidR="005A6375">
          <w:rPr>
            <w:rFonts w:ascii="Times New Roman" w:hAnsi="Times New Roman" w:cs="Times New Roman"/>
            <w:sz w:val="24"/>
            <w:szCs w:val="24"/>
            <w:lang w:val="id-ID"/>
          </w:rPr>
          <w:t xml:space="preserve"> </w:t>
        </w:r>
      </w:ins>
      <w:r w:rsidRPr="005A6375">
        <w:rPr>
          <w:rFonts w:ascii="Times New Roman" w:hAnsi="Times New Roman" w:cs="Times New Roman"/>
          <w:sz w:val="24"/>
          <w:szCs w:val="24"/>
          <w:lang w:val="id-ID"/>
        </w:rPr>
        <w:t>calon mahasisw</w:t>
      </w:r>
      <w:del w:id="175" w:author="Jatmika Nurhadi" w:date="2019-10-25T22:13:00Z">
        <w:r w:rsidRPr="005A6375" w:rsidDel="005A6375">
          <w:rPr>
            <w:rFonts w:ascii="Times New Roman" w:hAnsi="Times New Roman" w:cs="Times New Roman"/>
            <w:sz w:val="24"/>
            <w:szCs w:val="24"/>
            <w:lang w:val="id-ID"/>
          </w:rPr>
          <w:delText>a/i</w:delText>
        </w:r>
      </w:del>
      <w:ins w:id="176" w:author="Jatmika Nurhadi" w:date="2019-10-25T22:13:00Z">
        <w:r w:rsidR="005A6375">
          <w:rPr>
            <w:rFonts w:ascii="Times New Roman" w:hAnsi="Times New Roman" w:cs="Times New Roman"/>
            <w:sz w:val="24"/>
            <w:szCs w:val="24"/>
            <w:lang w:val="id-ID"/>
          </w:rPr>
          <w:t>a</w:t>
        </w:r>
      </w:ins>
      <w:r w:rsidRPr="005A6375">
        <w:rPr>
          <w:rFonts w:ascii="Times New Roman" w:hAnsi="Times New Roman" w:cs="Times New Roman"/>
          <w:sz w:val="24"/>
          <w:szCs w:val="24"/>
          <w:lang w:val="id-ID"/>
        </w:rPr>
        <w:t xml:space="preserve"> dari </w:t>
      </w:r>
      <w:del w:id="177" w:author="Jatmika Nurhadi" w:date="2019-10-25T22:14:00Z">
        <w:r w:rsidRPr="005A6375" w:rsidDel="005A6375">
          <w:rPr>
            <w:rFonts w:ascii="Times New Roman" w:hAnsi="Times New Roman" w:cs="Times New Roman"/>
            <w:sz w:val="24"/>
            <w:szCs w:val="24"/>
            <w:lang w:val="id-ID"/>
          </w:rPr>
          <w:delText>berbgai</w:delText>
        </w:r>
      </w:del>
      <w:ins w:id="178" w:author="Jatmika Nurhadi" w:date="2019-10-25T22:14:00Z">
        <w:r w:rsidR="005A6375" w:rsidRPr="005A6375">
          <w:rPr>
            <w:rFonts w:ascii="Times New Roman" w:hAnsi="Times New Roman" w:cs="Times New Roman"/>
            <w:sz w:val="24"/>
            <w:szCs w:val="24"/>
            <w:lang w:val="id-ID"/>
          </w:rPr>
          <w:t>berbagai</w:t>
        </w:r>
      </w:ins>
      <w:r w:rsidRPr="005A6375">
        <w:rPr>
          <w:rFonts w:ascii="Times New Roman" w:hAnsi="Times New Roman" w:cs="Times New Roman"/>
          <w:sz w:val="24"/>
          <w:szCs w:val="24"/>
          <w:lang w:val="id-ID"/>
        </w:rPr>
        <w:t xml:space="preserve"> daerah yang pada kesempatan ini ingin kami rangkum</w:t>
      </w:r>
      <w:del w:id="179" w:author="Jatmika Nurhadi" w:date="2019-10-25T22:14:00Z">
        <w:r w:rsidRPr="005A6375" w:rsidDel="005A6375">
          <w:rPr>
            <w:rFonts w:ascii="Times New Roman" w:hAnsi="Times New Roman" w:cs="Times New Roman"/>
            <w:sz w:val="24"/>
            <w:szCs w:val="24"/>
            <w:lang w:val="id-ID"/>
          </w:rPr>
          <w:delText xml:space="preserve">  </w:delText>
        </w:r>
      </w:del>
      <w:ins w:id="180" w:author="Jatmika Nurhadi" w:date="2019-10-25T22:14:00Z">
        <w:r w:rsidR="005A6375">
          <w:rPr>
            <w:rFonts w:ascii="Times New Roman" w:hAnsi="Times New Roman" w:cs="Times New Roman"/>
            <w:sz w:val="24"/>
            <w:szCs w:val="24"/>
            <w:lang w:val="id-ID"/>
          </w:rPr>
          <w:t xml:space="preserve"> </w:t>
        </w:r>
      </w:ins>
      <w:r w:rsidRPr="005A6375">
        <w:rPr>
          <w:rFonts w:ascii="Times New Roman" w:hAnsi="Times New Roman" w:cs="Times New Roman"/>
          <w:sz w:val="24"/>
          <w:szCs w:val="24"/>
          <w:lang w:val="id-ID"/>
        </w:rPr>
        <w:t>dalam karya tulis ini tentang alasan mahasisw</w:t>
      </w:r>
      <w:del w:id="181" w:author="Jatmika Nurhadi" w:date="2019-10-25T22:13:00Z">
        <w:r w:rsidRPr="005A6375" w:rsidDel="005A6375">
          <w:rPr>
            <w:rFonts w:ascii="Times New Roman" w:hAnsi="Times New Roman" w:cs="Times New Roman"/>
            <w:sz w:val="24"/>
            <w:szCs w:val="24"/>
            <w:lang w:val="id-ID"/>
          </w:rPr>
          <w:delText>a/i</w:delText>
        </w:r>
      </w:del>
      <w:ins w:id="182" w:author="Jatmika Nurhadi" w:date="2019-10-25T22:13:00Z">
        <w:r w:rsidR="005A6375">
          <w:rPr>
            <w:rFonts w:ascii="Times New Roman" w:hAnsi="Times New Roman" w:cs="Times New Roman"/>
            <w:sz w:val="24"/>
            <w:szCs w:val="24"/>
            <w:lang w:val="id-ID"/>
          </w:rPr>
          <w:t>a</w:t>
        </w:r>
      </w:ins>
      <w:del w:id="183" w:author="Jatmika Nurhadi" w:date="2019-10-25T22:14:00Z">
        <w:r w:rsidRPr="005A6375" w:rsidDel="005A6375">
          <w:rPr>
            <w:rFonts w:ascii="Times New Roman" w:hAnsi="Times New Roman" w:cs="Times New Roman"/>
            <w:sz w:val="24"/>
            <w:szCs w:val="24"/>
            <w:lang w:val="id-ID"/>
          </w:rPr>
          <w:delText xml:space="preserve">  </w:delText>
        </w:r>
      </w:del>
      <w:ins w:id="184" w:author="Jatmika Nurhadi" w:date="2019-10-25T22:14:00Z">
        <w:r w:rsidR="005A6375">
          <w:rPr>
            <w:rFonts w:ascii="Times New Roman" w:hAnsi="Times New Roman" w:cs="Times New Roman"/>
            <w:sz w:val="24"/>
            <w:szCs w:val="24"/>
            <w:lang w:val="id-ID"/>
          </w:rPr>
          <w:t xml:space="preserve"> </w:t>
        </w:r>
      </w:ins>
      <w:r w:rsidRPr="005A6375">
        <w:rPr>
          <w:rFonts w:ascii="Times New Roman" w:hAnsi="Times New Roman" w:cs="Times New Roman"/>
          <w:sz w:val="24"/>
          <w:szCs w:val="24"/>
          <w:lang w:val="id-ID"/>
        </w:rPr>
        <w:t xml:space="preserve">masuk </w:t>
      </w:r>
      <w:del w:id="185" w:author="Jatmika Nurhadi" w:date="2019-10-25T22:14:00Z">
        <w:r w:rsidRPr="005A6375" w:rsidDel="005A6375">
          <w:rPr>
            <w:rFonts w:ascii="Times New Roman" w:hAnsi="Times New Roman" w:cs="Times New Roman"/>
            <w:sz w:val="24"/>
            <w:szCs w:val="24"/>
            <w:lang w:val="id-ID"/>
          </w:rPr>
          <w:delText>kesebuah</w:delText>
        </w:r>
      </w:del>
      <w:ins w:id="186" w:author="Jatmika Nurhadi" w:date="2019-10-25T22:14:00Z">
        <w:r w:rsidR="005A6375" w:rsidRPr="005A6375">
          <w:rPr>
            <w:rFonts w:ascii="Times New Roman" w:hAnsi="Times New Roman" w:cs="Times New Roman"/>
            <w:sz w:val="24"/>
            <w:szCs w:val="24"/>
            <w:lang w:val="id-ID"/>
          </w:rPr>
          <w:t>ke sebuah</w:t>
        </w:r>
      </w:ins>
      <w:r w:rsidRPr="005A6375">
        <w:rPr>
          <w:rFonts w:ascii="Times New Roman" w:hAnsi="Times New Roman" w:cs="Times New Roman"/>
          <w:sz w:val="24"/>
          <w:szCs w:val="24"/>
          <w:lang w:val="id-ID"/>
        </w:rPr>
        <w:t xml:space="preserve"> PTN atau PTS, yang dalam hal ini kami fokuskan pada mahasisw</w:t>
      </w:r>
      <w:del w:id="187" w:author="Jatmika Nurhadi" w:date="2019-10-25T22:13:00Z">
        <w:r w:rsidRPr="005A6375" w:rsidDel="005A6375">
          <w:rPr>
            <w:rFonts w:ascii="Times New Roman" w:hAnsi="Times New Roman" w:cs="Times New Roman"/>
            <w:sz w:val="24"/>
            <w:szCs w:val="24"/>
            <w:lang w:val="id-ID"/>
          </w:rPr>
          <w:delText>a/i</w:delText>
        </w:r>
      </w:del>
      <w:ins w:id="188" w:author="Jatmika Nurhadi" w:date="2019-10-25T22:13:00Z">
        <w:r w:rsidR="005A6375">
          <w:rPr>
            <w:rFonts w:ascii="Times New Roman" w:hAnsi="Times New Roman" w:cs="Times New Roman"/>
            <w:sz w:val="24"/>
            <w:szCs w:val="24"/>
            <w:lang w:val="id-ID"/>
          </w:rPr>
          <w:t>a</w:t>
        </w:r>
      </w:ins>
      <w:r w:rsidRPr="005A6375">
        <w:rPr>
          <w:rFonts w:ascii="Times New Roman" w:hAnsi="Times New Roman" w:cs="Times New Roman"/>
          <w:sz w:val="24"/>
          <w:szCs w:val="24"/>
          <w:lang w:val="id-ID"/>
        </w:rPr>
        <w:t xml:space="preserve">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w:t>
      </w:r>
    </w:p>
    <w:p w14:paraId="3B1DD829" w14:textId="53AF0A5D" w:rsidR="00BD50E8" w:rsidRPr="005A6375" w:rsidRDefault="00BD50E8" w:rsidP="005A6375">
      <w:pPr>
        <w:spacing w:after="0" w:line="360" w:lineRule="auto"/>
        <w:ind w:firstLine="720"/>
        <w:jc w:val="both"/>
        <w:rPr>
          <w:rFonts w:ascii="Times New Roman" w:hAnsi="Times New Roman" w:cs="Times New Roman"/>
          <w:sz w:val="24"/>
          <w:szCs w:val="24"/>
          <w:lang w:val="id-ID"/>
        </w:rPr>
      </w:pPr>
      <w:r w:rsidRPr="005A6375">
        <w:rPr>
          <w:rFonts w:ascii="Times New Roman" w:hAnsi="Times New Roman" w:cs="Times New Roman"/>
          <w:sz w:val="24"/>
          <w:szCs w:val="24"/>
          <w:lang w:val="id-ID"/>
        </w:rPr>
        <w:t xml:space="preserve">Hal tersebut mengingat banyaknya para pendaftar yang ingin mendaftar di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pada tahun 2019, yakninya sekitar kurang lebih 81.000 pendaftar. Tetapi yang</w:t>
      </w:r>
      <w:del w:id="189" w:author="Jatmika Nurhadi" w:date="2019-10-25T22:14:00Z">
        <w:r w:rsidRPr="005A6375" w:rsidDel="005A6375">
          <w:rPr>
            <w:rFonts w:ascii="Times New Roman" w:hAnsi="Times New Roman" w:cs="Times New Roman"/>
            <w:sz w:val="24"/>
            <w:szCs w:val="24"/>
            <w:lang w:val="id-ID"/>
          </w:rPr>
          <w:delText xml:space="preserve">  </w:delText>
        </w:r>
      </w:del>
      <w:ins w:id="190" w:author="Jatmika Nurhadi" w:date="2019-10-25T22:14:00Z">
        <w:r w:rsidR="005A6375">
          <w:rPr>
            <w:rFonts w:ascii="Times New Roman" w:hAnsi="Times New Roman" w:cs="Times New Roman"/>
            <w:sz w:val="24"/>
            <w:szCs w:val="24"/>
            <w:lang w:val="id-ID"/>
          </w:rPr>
          <w:t xml:space="preserve"> </w:t>
        </w:r>
      </w:ins>
      <w:r w:rsidRPr="005A6375">
        <w:rPr>
          <w:rFonts w:ascii="Times New Roman" w:hAnsi="Times New Roman" w:cs="Times New Roman"/>
          <w:sz w:val="24"/>
          <w:szCs w:val="24"/>
          <w:lang w:val="id-ID"/>
        </w:rPr>
        <w:t>diterima hanya sekitar 7.200 mahasisw</w:t>
      </w:r>
      <w:del w:id="191" w:author="Jatmika Nurhadi" w:date="2019-10-25T22:13:00Z">
        <w:r w:rsidRPr="005A6375" w:rsidDel="005A6375">
          <w:rPr>
            <w:rFonts w:ascii="Times New Roman" w:hAnsi="Times New Roman" w:cs="Times New Roman"/>
            <w:sz w:val="24"/>
            <w:szCs w:val="24"/>
            <w:lang w:val="id-ID"/>
          </w:rPr>
          <w:delText>a/i</w:delText>
        </w:r>
      </w:del>
      <w:ins w:id="192" w:author="Jatmika Nurhadi" w:date="2019-10-25T22:13:00Z">
        <w:r w:rsidR="005A6375">
          <w:rPr>
            <w:rFonts w:ascii="Times New Roman" w:hAnsi="Times New Roman" w:cs="Times New Roman"/>
            <w:sz w:val="24"/>
            <w:szCs w:val="24"/>
            <w:lang w:val="id-ID"/>
          </w:rPr>
          <w:t>a</w:t>
        </w:r>
      </w:ins>
      <w:r w:rsidRPr="005A6375">
        <w:rPr>
          <w:rFonts w:ascii="Times New Roman" w:hAnsi="Times New Roman" w:cs="Times New Roman"/>
          <w:sz w:val="24"/>
          <w:szCs w:val="24"/>
          <w:lang w:val="id-ID"/>
        </w:rPr>
        <w:t xml:space="preserve"> saja. Dengan kata lain hanya sekitar 8% saja pendaftar yang diterima di</w:t>
      </w:r>
      <w:ins w:id="193" w:author="Jatmika Nurhadi" w:date="2019-10-25T22:15:00Z">
        <w:r w:rsidR="005A6375">
          <w:rPr>
            <w:rFonts w:ascii="Times New Roman" w:hAnsi="Times New Roman" w:cs="Times New Roman"/>
            <w:sz w:val="24"/>
            <w:szCs w:val="24"/>
            <w:lang w:val="id-ID"/>
          </w:rPr>
          <w:t xml:space="preserve"> </w:t>
        </w:r>
      </w:ins>
      <w:r w:rsidRPr="005A6375">
        <w:rPr>
          <w:rFonts w:ascii="Times New Roman" w:hAnsi="Times New Roman" w:cs="Times New Roman"/>
          <w:sz w:val="24"/>
          <w:szCs w:val="24"/>
          <w:lang w:val="id-ID"/>
        </w:rPr>
        <w:t xml:space="preserve">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Banyaknya para calon mahasisw</w:t>
      </w:r>
      <w:del w:id="194" w:author="Jatmika Nurhadi" w:date="2019-10-25T22:13:00Z">
        <w:r w:rsidRPr="005A6375" w:rsidDel="005A6375">
          <w:rPr>
            <w:rFonts w:ascii="Times New Roman" w:hAnsi="Times New Roman" w:cs="Times New Roman"/>
            <w:sz w:val="24"/>
            <w:szCs w:val="24"/>
            <w:lang w:val="id-ID"/>
          </w:rPr>
          <w:delText>a/i</w:delText>
        </w:r>
      </w:del>
      <w:ins w:id="195" w:author="Jatmika Nurhadi" w:date="2019-10-25T22:13:00Z">
        <w:r w:rsidR="005A6375">
          <w:rPr>
            <w:rFonts w:ascii="Times New Roman" w:hAnsi="Times New Roman" w:cs="Times New Roman"/>
            <w:sz w:val="24"/>
            <w:szCs w:val="24"/>
            <w:lang w:val="id-ID"/>
          </w:rPr>
          <w:t>a</w:t>
        </w:r>
      </w:ins>
      <w:r w:rsidRPr="005A6375">
        <w:rPr>
          <w:rFonts w:ascii="Times New Roman" w:hAnsi="Times New Roman" w:cs="Times New Roman"/>
          <w:sz w:val="24"/>
          <w:szCs w:val="24"/>
          <w:lang w:val="id-ID"/>
        </w:rPr>
        <w:t xml:space="preserve"> yang ingin berkuliah di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w:t>
      </w:r>
      <w:r w:rsidRPr="005A6375">
        <w:rPr>
          <w:rFonts w:ascii="Times New Roman" w:hAnsi="Times New Roman" w:cs="Times New Roman"/>
          <w:sz w:val="24"/>
          <w:szCs w:val="24"/>
          <w:lang w:val="id-ID"/>
        </w:rPr>
        <w:lastRenderedPageBreak/>
        <w:t xml:space="preserve">tidak terlepas dari prestasi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itu sendiri yang telah menjadi Perguruan Tinggi Swasta (PTS) No.1 di Indonesia tahun 2019 berdasarkan pengumuman dari Kementerian Riset dan Teknologi Pendidikan Tinggi Indonesia dan di</w:t>
      </w:r>
      <w:ins w:id="196" w:author="Jatmika Nurhadi" w:date="2019-10-25T22:15:00Z">
        <w:r w:rsidR="005A6375">
          <w:rPr>
            <w:rFonts w:ascii="Times New Roman" w:hAnsi="Times New Roman" w:cs="Times New Roman"/>
            <w:sz w:val="24"/>
            <w:szCs w:val="24"/>
            <w:lang w:val="id-ID"/>
          </w:rPr>
          <w:t xml:space="preserve"> </w:t>
        </w:r>
      </w:ins>
      <w:r w:rsidRPr="005A6375">
        <w:rPr>
          <w:rFonts w:ascii="Times New Roman" w:hAnsi="Times New Roman" w:cs="Times New Roman"/>
          <w:sz w:val="24"/>
          <w:szCs w:val="24"/>
          <w:lang w:val="id-ID"/>
        </w:rPr>
        <w:t xml:space="preserve">urutan ke-14 untuk seluruh perguruan tinggi baik negeri maupun swasta. Dengan fakta tersebut membuat kami ingin </w:t>
      </w:r>
      <w:del w:id="197" w:author="Jatmika Nurhadi" w:date="2019-10-25T22:15:00Z">
        <w:r w:rsidRPr="005A6375" w:rsidDel="005A6375">
          <w:rPr>
            <w:rFonts w:ascii="Times New Roman" w:hAnsi="Times New Roman" w:cs="Times New Roman"/>
            <w:sz w:val="24"/>
            <w:szCs w:val="24"/>
            <w:lang w:val="id-ID"/>
          </w:rPr>
          <w:delText>meyelidiki</w:delText>
        </w:r>
      </w:del>
      <w:ins w:id="198" w:author="Jatmika Nurhadi" w:date="2019-10-25T22:15:00Z">
        <w:r w:rsidR="005A6375" w:rsidRPr="005A6375">
          <w:rPr>
            <w:rFonts w:ascii="Times New Roman" w:hAnsi="Times New Roman" w:cs="Times New Roman"/>
            <w:sz w:val="24"/>
            <w:szCs w:val="24"/>
            <w:lang w:val="id-ID"/>
          </w:rPr>
          <w:t>menyelidiki</w:t>
        </w:r>
      </w:ins>
      <w:r w:rsidRPr="005A6375">
        <w:rPr>
          <w:rFonts w:ascii="Times New Roman" w:hAnsi="Times New Roman" w:cs="Times New Roman"/>
          <w:sz w:val="24"/>
          <w:szCs w:val="24"/>
          <w:lang w:val="id-ID"/>
        </w:rPr>
        <w:t xml:space="preserve"> apa saja alasan para mahasisw</w:t>
      </w:r>
      <w:del w:id="199" w:author="Jatmika Nurhadi" w:date="2019-10-25T22:13:00Z">
        <w:r w:rsidRPr="005A6375" w:rsidDel="005A6375">
          <w:rPr>
            <w:rFonts w:ascii="Times New Roman" w:hAnsi="Times New Roman" w:cs="Times New Roman"/>
            <w:sz w:val="24"/>
            <w:szCs w:val="24"/>
            <w:lang w:val="id-ID"/>
          </w:rPr>
          <w:delText>a/i</w:delText>
        </w:r>
      </w:del>
      <w:ins w:id="200" w:author="Jatmika Nurhadi" w:date="2019-10-25T22:13:00Z">
        <w:r w:rsidR="005A6375">
          <w:rPr>
            <w:rFonts w:ascii="Times New Roman" w:hAnsi="Times New Roman" w:cs="Times New Roman"/>
            <w:sz w:val="24"/>
            <w:szCs w:val="24"/>
            <w:lang w:val="id-ID"/>
          </w:rPr>
          <w:t>a</w:t>
        </w:r>
      </w:ins>
      <w:r w:rsidRPr="005A6375">
        <w:rPr>
          <w:rFonts w:ascii="Times New Roman" w:hAnsi="Times New Roman" w:cs="Times New Roman"/>
          <w:sz w:val="24"/>
          <w:szCs w:val="24"/>
          <w:lang w:val="id-ID"/>
        </w:rPr>
        <w:t xml:space="preserve"> memilih berkuliah di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w:t>
      </w:r>
    </w:p>
    <w:p w14:paraId="02FA5FF6" w14:textId="540219BA" w:rsidR="00BD50E8" w:rsidRPr="005A6375" w:rsidRDefault="00BD50E8" w:rsidP="005A6375">
      <w:pPr>
        <w:spacing w:after="0" w:line="360" w:lineRule="auto"/>
        <w:ind w:firstLine="720"/>
        <w:jc w:val="both"/>
        <w:rPr>
          <w:rFonts w:ascii="Times New Roman" w:hAnsi="Times New Roman" w:cs="Times New Roman"/>
          <w:sz w:val="24"/>
          <w:szCs w:val="24"/>
          <w:lang w:val="id-ID"/>
        </w:rPr>
      </w:pPr>
      <w:r w:rsidRPr="005A6375">
        <w:rPr>
          <w:rFonts w:ascii="Times New Roman" w:hAnsi="Times New Roman" w:cs="Times New Roman"/>
          <w:sz w:val="24"/>
          <w:szCs w:val="24"/>
          <w:lang w:val="id-ID"/>
        </w:rPr>
        <w:t>Mahasisw</w:t>
      </w:r>
      <w:del w:id="201" w:author="Jatmika Nurhadi" w:date="2019-10-25T22:13:00Z">
        <w:r w:rsidRPr="005A6375" w:rsidDel="005A6375">
          <w:rPr>
            <w:rFonts w:ascii="Times New Roman" w:hAnsi="Times New Roman" w:cs="Times New Roman"/>
            <w:sz w:val="24"/>
            <w:szCs w:val="24"/>
            <w:lang w:val="id-ID"/>
          </w:rPr>
          <w:delText>a/i</w:delText>
        </w:r>
      </w:del>
      <w:ins w:id="202" w:author="Jatmika Nurhadi" w:date="2019-10-25T22:13:00Z">
        <w:r w:rsidR="005A6375">
          <w:rPr>
            <w:rFonts w:ascii="Times New Roman" w:hAnsi="Times New Roman" w:cs="Times New Roman"/>
            <w:sz w:val="24"/>
            <w:szCs w:val="24"/>
            <w:lang w:val="id-ID"/>
          </w:rPr>
          <w:t>a</w:t>
        </w:r>
      </w:ins>
      <w:r w:rsidRPr="005A6375">
        <w:rPr>
          <w:rFonts w:ascii="Times New Roman" w:hAnsi="Times New Roman" w:cs="Times New Roman"/>
          <w:sz w:val="24"/>
          <w:szCs w:val="24"/>
          <w:lang w:val="id-ID"/>
        </w:rPr>
        <w:t xml:space="preserve"> Telkom berasal dari berbagai daerah dan status sosial yang juga berbeda-beda. Yang tentunya juga akan mempengaruhi alasan mereka masuk ke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Oleh karena itu dalam karya tulis ini kami ingin mendeskripsikan alasan-alasan mahasisw</w:t>
      </w:r>
      <w:del w:id="203" w:author="Jatmika Nurhadi" w:date="2019-10-25T22:13:00Z">
        <w:r w:rsidRPr="005A6375" w:rsidDel="005A6375">
          <w:rPr>
            <w:rFonts w:ascii="Times New Roman" w:hAnsi="Times New Roman" w:cs="Times New Roman"/>
            <w:sz w:val="24"/>
            <w:szCs w:val="24"/>
            <w:lang w:val="id-ID"/>
          </w:rPr>
          <w:delText>a/i</w:delText>
        </w:r>
      </w:del>
      <w:ins w:id="204" w:author="Jatmika Nurhadi" w:date="2019-10-25T22:13:00Z">
        <w:r w:rsidR="005A6375">
          <w:rPr>
            <w:rFonts w:ascii="Times New Roman" w:hAnsi="Times New Roman" w:cs="Times New Roman"/>
            <w:sz w:val="24"/>
            <w:szCs w:val="24"/>
            <w:lang w:val="id-ID"/>
          </w:rPr>
          <w:t>a</w:t>
        </w:r>
      </w:ins>
      <w:r w:rsidRPr="005A6375">
        <w:rPr>
          <w:rFonts w:ascii="Times New Roman" w:hAnsi="Times New Roman" w:cs="Times New Roman"/>
          <w:sz w:val="24"/>
          <w:szCs w:val="24"/>
          <w:lang w:val="id-ID"/>
        </w:rPr>
        <w:t xml:space="preserve"> masuk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Dan kami juga akan memaparkan efek yang mereka rasakan sesuai alasan yang mereka pilih dengan semangat dan </w:t>
      </w:r>
      <w:del w:id="205" w:author="Jatmika Nurhadi" w:date="2019-10-25T22:15:00Z">
        <w:r w:rsidRPr="005A6375" w:rsidDel="005A6375">
          <w:rPr>
            <w:rFonts w:ascii="Times New Roman" w:hAnsi="Times New Roman" w:cs="Times New Roman"/>
            <w:sz w:val="24"/>
            <w:szCs w:val="24"/>
            <w:lang w:val="id-ID"/>
          </w:rPr>
          <w:delText>focus</w:delText>
        </w:r>
      </w:del>
      <w:ins w:id="206" w:author="Jatmika Nurhadi" w:date="2019-10-25T22:15:00Z">
        <w:r w:rsidR="005A6375" w:rsidRPr="005A6375">
          <w:rPr>
            <w:rFonts w:ascii="Times New Roman" w:hAnsi="Times New Roman" w:cs="Times New Roman"/>
            <w:sz w:val="24"/>
            <w:szCs w:val="24"/>
            <w:lang w:val="id-ID"/>
          </w:rPr>
          <w:t>fokus</w:t>
        </w:r>
      </w:ins>
      <w:r w:rsidRPr="005A6375">
        <w:rPr>
          <w:rFonts w:ascii="Times New Roman" w:hAnsi="Times New Roman" w:cs="Times New Roman"/>
          <w:sz w:val="24"/>
          <w:szCs w:val="24"/>
          <w:lang w:val="id-ID"/>
        </w:rPr>
        <w:t xml:space="preserve"> mereka selama berkuliah. Karena alasan merupakan landasan seseorang untuk melakukan sesuatu. Alasan yang datangnya dari diri sendiri tentunya akan lebih baik dibandingkan yang datangnya dari luar yang akan membuat diri sendiri menjadi terkekang dengan pilihan tersebut. Selama berkuliah maupun setelah lulus tentunya ada hal yang ingin mereka capai, apakah keinginan tersebut sesuai dengan alasan mereka sebelumnya atau tidak, oleh karena itu karya tulis ini ditulis.</w:t>
      </w:r>
    </w:p>
    <w:p w14:paraId="5A400348" w14:textId="77777777" w:rsidR="00BD50E8" w:rsidRPr="005A6375" w:rsidRDefault="00BD50E8" w:rsidP="005A6375">
      <w:pPr>
        <w:spacing w:after="0" w:line="360" w:lineRule="auto"/>
        <w:ind w:firstLine="720"/>
        <w:jc w:val="both"/>
        <w:rPr>
          <w:rFonts w:ascii="Times New Roman" w:hAnsi="Times New Roman" w:cs="Times New Roman"/>
          <w:sz w:val="24"/>
          <w:szCs w:val="24"/>
          <w:lang w:val="id-ID"/>
        </w:rPr>
      </w:pPr>
    </w:p>
    <w:p w14:paraId="64CAD3B9" w14:textId="77777777" w:rsidR="00BD50E8" w:rsidRPr="005A6375" w:rsidRDefault="00BD50E8" w:rsidP="005A6375">
      <w:pPr>
        <w:spacing w:after="0" w:line="360" w:lineRule="auto"/>
        <w:jc w:val="both"/>
        <w:rPr>
          <w:rFonts w:ascii="Times New Roman" w:hAnsi="Times New Roman" w:cs="Times New Roman"/>
          <w:b/>
          <w:bCs/>
          <w:sz w:val="24"/>
          <w:szCs w:val="24"/>
          <w:lang w:val="id-ID"/>
          <w:rPrChange w:id="207" w:author="Jatmika Nurhadi" w:date="2019-10-25T22:15:00Z">
            <w:rPr>
              <w:rFonts w:ascii="Times New Roman" w:hAnsi="Times New Roman" w:cs="Times New Roman"/>
              <w:sz w:val="24"/>
              <w:szCs w:val="24"/>
              <w:lang w:val="id-ID"/>
            </w:rPr>
          </w:rPrChange>
        </w:rPr>
      </w:pPr>
      <w:r w:rsidRPr="005A6375">
        <w:rPr>
          <w:rFonts w:ascii="Times New Roman" w:hAnsi="Times New Roman" w:cs="Times New Roman"/>
          <w:b/>
          <w:bCs/>
          <w:sz w:val="24"/>
          <w:szCs w:val="24"/>
          <w:lang w:val="id-ID"/>
          <w:rPrChange w:id="208" w:author="Jatmika Nurhadi" w:date="2019-10-25T22:15:00Z">
            <w:rPr>
              <w:rFonts w:ascii="Times New Roman" w:hAnsi="Times New Roman" w:cs="Times New Roman"/>
              <w:sz w:val="24"/>
              <w:szCs w:val="24"/>
              <w:lang w:val="id-ID"/>
            </w:rPr>
          </w:rPrChange>
        </w:rPr>
        <w:t>1.2 Batasan Masalah</w:t>
      </w:r>
    </w:p>
    <w:p w14:paraId="542946A2" w14:textId="175621C8" w:rsidR="00BD50E8" w:rsidRPr="005A6375" w:rsidRDefault="00BD50E8" w:rsidP="005A6375">
      <w:pPr>
        <w:pStyle w:val="ListParagraph"/>
        <w:spacing w:after="0" w:line="360" w:lineRule="auto"/>
        <w:ind w:left="0" w:firstLine="720"/>
        <w:jc w:val="both"/>
        <w:rPr>
          <w:rFonts w:ascii="Times New Roman" w:hAnsi="Times New Roman" w:cs="Times New Roman"/>
          <w:sz w:val="24"/>
          <w:szCs w:val="24"/>
          <w:lang w:val="id-ID"/>
        </w:rPr>
      </w:pPr>
      <w:r w:rsidRPr="005A6375">
        <w:rPr>
          <w:rFonts w:ascii="Times New Roman" w:hAnsi="Times New Roman" w:cs="Times New Roman"/>
          <w:sz w:val="24"/>
          <w:szCs w:val="24"/>
          <w:lang w:val="id-ID"/>
        </w:rPr>
        <w:t>Mengingat banyaknya mahasisw</w:t>
      </w:r>
      <w:del w:id="209" w:author="Jatmika Nurhadi" w:date="2019-10-25T22:13:00Z">
        <w:r w:rsidRPr="005A6375" w:rsidDel="005A6375">
          <w:rPr>
            <w:rFonts w:ascii="Times New Roman" w:hAnsi="Times New Roman" w:cs="Times New Roman"/>
            <w:sz w:val="24"/>
            <w:szCs w:val="24"/>
            <w:lang w:val="id-ID"/>
          </w:rPr>
          <w:delText>a/i</w:delText>
        </w:r>
      </w:del>
      <w:ins w:id="210" w:author="Jatmika Nurhadi" w:date="2019-10-25T22:13:00Z">
        <w:r w:rsidR="005A6375">
          <w:rPr>
            <w:rFonts w:ascii="Times New Roman" w:hAnsi="Times New Roman" w:cs="Times New Roman"/>
            <w:sz w:val="24"/>
            <w:szCs w:val="24"/>
            <w:lang w:val="id-ID"/>
          </w:rPr>
          <w:t>a</w:t>
        </w:r>
      </w:ins>
      <w:r w:rsidRPr="005A6375">
        <w:rPr>
          <w:rFonts w:ascii="Times New Roman" w:hAnsi="Times New Roman" w:cs="Times New Roman"/>
          <w:sz w:val="24"/>
          <w:szCs w:val="24"/>
          <w:lang w:val="id-ID"/>
        </w:rPr>
        <w:t xml:space="preserve"> yang berkuliah di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maka perlu adanya batasan-batasan masalah agar </w:t>
      </w:r>
      <w:del w:id="211" w:author="Jatmika Nurhadi" w:date="2019-10-25T22:15:00Z">
        <w:r w:rsidRPr="005A6375" w:rsidDel="005A6375">
          <w:rPr>
            <w:rFonts w:ascii="Times New Roman" w:hAnsi="Times New Roman" w:cs="Times New Roman"/>
            <w:sz w:val="24"/>
            <w:szCs w:val="24"/>
            <w:lang w:val="id-ID"/>
          </w:rPr>
          <w:delText>pembahsan</w:delText>
        </w:r>
      </w:del>
      <w:ins w:id="212" w:author="Jatmika Nurhadi" w:date="2019-10-25T22:15:00Z">
        <w:r w:rsidR="005A6375" w:rsidRPr="005A6375">
          <w:rPr>
            <w:rFonts w:ascii="Times New Roman" w:hAnsi="Times New Roman" w:cs="Times New Roman"/>
            <w:sz w:val="24"/>
            <w:szCs w:val="24"/>
            <w:lang w:val="id-ID"/>
          </w:rPr>
          <w:t>pembahasan</w:t>
        </w:r>
      </w:ins>
      <w:r w:rsidRPr="005A6375">
        <w:rPr>
          <w:rFonts w:ascii="Times New Roman" w:hAnsi="Times New Roman" w:cs="Times New Roman"/>
          <w:sz w:val="24"/>
          <w:szCs w:val="24"/>
          <w:lang w:val="id-ID"/>
        </w:rPr>
        <w:t xml:space="preserve"> dalam karya tulis ini tidak melenceng dari yang kami harapkan. </w:t>
      </w:r>
      <w:del w:id="213" w:author="Jatmika Nurhadi" w:date="2019-10-25T22:15:00Z">
        <w:r w:rsidRPr="005A6375" w:rsidDel="005A6375">
          <w:rPr>
            <w:rFonts w:ascii="Times New Roman" w:hAnsi="Times New Roman" w:cs="Times New Roman"/>
            <w:sz w:val="24"/>
            <w:szCs w:val="24"/>
            <w:lang w:val="id-ID"/>
          </w:rPr>
          <w:delText>Adapaun</w:delText>
        </w:r>
      </w:del>
      <w:ins w:id="214" w:author="Jatmika Nurhadi" w:date="2019-10-25T22:15:00Z">
        <w:r w:rsidR="005A6375" w:rsidRPr="005A6375">
          <w:rPr>
            <w:rFonts w:ascii="Times New Roman" w:hAnsi="Times New Roman" w:cs="Times New Roman"/>
            <w:sz w:val="24"/>
            <w:szCs w:val="24"/>
            <w:lang w:val="id-ID"/>
          </w:rPr>
          <w:t>Adapun</w:t>
        </w:r>
      </w:ins>
      <w:r w:rsidRPr="005A6375">
        <w:rPr>
          <w:rFonts w:ascii="Times New Roman" w:hAnsi="Times New Roman" w:cs="Times New Roman"/>
          <w:sz w:val="24"/>
          <w:szCs w:val="24"/>
          <w:lang w:val="id-ID"/>
        </w:rPr>
        <w:t xml:space="preserve"> batasan masalah dalam karya tulis ini yaitu hanya terfokus pada sebagian kecil mahasisw</w:t>
      </w:r>
      <w:del w:id="215" w:author="Jatmika Nurhadi" w:date="2019-10-25T22:13:00Z">
        <w:r w:rsidRPr="005A6375" w:rsidDel="005A6375">
          <w:rPr>
            <w:rFonts w:ascii="Times New Roman" w:hAnsi="Times New Roman" w:cs="Times New Roman"/>
            <w:sz w:val="24"/>
            <w:szCs w:val="24"/>
            <w:lang w:val="id-ID"/>
          </w:rPr>
          <w:delText>a/i</w:delText>
        </w:r>
      </w:del>
      <w:ins w:id="216" w:author="Jatmika Nurhadi" w:date="2019-10-25T22:13:00Z">
        <w:r w:rsidR="005A6375">
          <w:rPr>
            <w:rFonts w:ascii="Times New Roman" w:hAnsi="Times New Roman" w:cs="Times New Roman"/>
            <w:sz w:val="24"/>
            <w:szCs w:val="24"/>
            <w:lang w:val="id-ID"/>
          </w:rPr>
          <w:t>a</w:t>
        </w:r>
      </w:ins>
      <w:r w:rsidRPr="005A6375">
        <w:rPr>
          <w:rFonts w:ascii="Times New Roman" w:hAnsi="Times New Roman" w:cs="Times New Roman"/>
          <w:sz w:val="24"/>
          <w:szCs w:val="24"/>
          <w:lang w:val="id-ID"/>
        </w:rPr>
        <w:t xml:space="preserve">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w:t>
      </w:r>
      <w:r w:rsidRPr="005A6375">
        <w:rPr>
          <w:rFonts w:ascii="Times New Roman" w:eastAsia="PMingLiU-ExtB" w:hAnsi="Times New Roman" w:cs="Times New Roman"/>
          <w:sz w:val="24"/>
          <w:szCs w:val="24"/>
          <w:lang w:val="id-ID"/>
        </w:rPr>
        <w:t>±</w:t>
      </w:r>
      <w:r w:rsidRPr="005A6375">
        <w:rPr>
          <w:rFonts w:ascii="Times New Roman" w:hAnsi="Times New Roman" w:cs="Times New Roman"/>
          <w:sz w:val="24"/>
          <w:szCs w:val="24"/>
          <w:lang w:val="id-ID"/>
        </w:rPr>
        <w:t xml:space="preserve"> 35 orang). Hal tersebut dipengaruhi karena keterbatasan waktu jika harus mencakup seluruh mahasisw</w:t>
      </w:r>
      <w:del w:id="217" w:author="Jatmika Nurhadi" w:date="2019-10-25T22:13:00Z">
        <w:r w:rsidRPr="005A6375" w:rsidDel="005A6375">
          <w:rPr>
            <w:rFonts w:ascii="Times New Roman" w:hAnsi="Times New Roman" w:cs="Times New Roman"/>
            <w:sz w:val="24"/>
            <w:szCs w:val="24"/>
            <w:lang w:val="id-ID"/>
          </w:rPr>
          <w:delText>a/i</w:delText>
        </w:r>
      </w:del>
      <w:ins w:id="218" w:author="Jatmika Nurhadi" w:date="2019-10-25T22:13:00Z">
        <w:r w:rsidR="005A6375">
          <w:rPr>
            <w:rFonts w:ascii="Times New Roman" w:hAnsi="Times New Roman" w:cs="Times New Roman"/>
            <w:sz w:val="24"/>
            <w:szCs w:val="24"/>
            <w:lang w:val="id-ID"/>
          </w:rPr>
          <w:t>a</w:t>
        </w:r>
      </w:ins>
      <w:r w:rsidRPr="005A6375">
        <w:rPr>
          <w:rFonts w:ascii="Times New Roman" w:hAnsi="Times New Roman" w:cs="Times New Roman"/>
          <w:sz w:val="24"/>
          <w:szCs w:val="24"/>
          <w:lang w:val="id-ID"/>
        </w:rPr>
        <w:t xml:space="preserve">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w:t>
      </w:r>
    </w:p>
    <w:p w14:paraId="4E879A4E" w14:textId="77777777" w:rsidR="00BD50E8" w:rsidRPr="005A6375" w:rsidRDefault="00BD50E8" w:rsidP="005A6375">
      <w:pPr>
        <w:spacing w:after="0" w:line="360" w:lineRule="auto"/>
        <w:jc w:val="both"/>
        <w:rPr>
          <w:rFonts w:ascii="Times New Roman" w:hAnsi="Times New Roman" w:cs="Times New Roman"/>
          <w:sz w:val="24"/>
          <w:szCs w:val="24"/>
          <w:lang w:val="id-ID"/>
        </w:rPr>
      </w:pPr>
    </w:p>
    <w:p w14:paraId="433779ED" w14:textId="77777777" w:rsidR="00BD50E8" w:rsidRPr="005A6375" w:rsidRDefault="00BD50E8" w:rsidP="005A6375">
      <w:pPr>
        <w:spacing w:after="0" w:line="360" w:lineRule="auto"/>
        <w:jc w:val="both"/>
        <w:rPr>
          <w:rFonts w:ascii="Times New Roman" w:hAnsi="Times New Roman" w:cs="Times New Roman"/>
          <w:b/>
          <w:bCs/>
          <w:sz w:val="24"/>
          <w:szCs w:val="24"/>
          <w:lang w:val="id-ID"/>
          <w:rPrChange w:id="219" w:author="Jatmika Nurhadi" w:date="2019-10-25T22:15:00Z">
            <w:rPr>
              <w:rFonts w:ascii="Times New Roman" w:hAnsi="Times New Roman" w:cs="Times New Roman"/>
              <w:sz w:val="24"/>
              <w:szCs w:val="24"/>
              <w:lang w:val="id-ID"/>
            </w:rPr>
          </w:rPrChange>
        </w:rPr>
      </w:pPr>
      <w:r w:rsidRPr="005A6375">
        <w:rPr>
          <w:rFonts w:ascii="Times New Roman" w:hAnsi="Times New Roman" w:cs="Times New Roman"/>
          <w:b/>
          <w:bCs/>
          <w:sz w:val="24"/>
          <w:szCs w:val="24"/>
          <w:lang w:val="id-ID"/>
          <w:rPrChange w:id="220" w:author="Jatmika Nurhadi" w:date="2019-10-25T22:15:00Z">
            <w:rPr>
              <w:rFonts w:ascii="Times New Roman" w:hAnsi="Times New Roman" w:cs="Times New Roman"/>
              <w:sz w:val="24"/>
              <w:szCs w:val="24"/>
              <w:lang w:val="id-ID"/>
            </w:rPr>
          </w:rPrChange>
        </w:rPr>
        <w:t>1.3 Rumusan Masalah</w:t>
      </w:r>
    </w:p>
    <w:p w14:paraId="424D5FE6" w14:textId="7DF2A717" w:rsidR="00BD50E8" w:rsidRPr="005A6375" w:rsidRDefault="00BD50E8">
      <w:pPr>
        <w:pStyle w:val="ListParagraph"/>
        <w:numPr>
          <w:ilvl w:val="0"/>
          <w:numId w:val="3"/>
        </w:numPr>
        <w:spacing w:after="0" w:line="360" w:lineRule="auto"/>
        <w:jc w:val="both"/>
        <w:rPr>
          <w:rFonts w:ascii="Times New Roman" w:hAnsi="Times New Roman" w:cs="Times New Roman"/>
          <w:sz w:val="24"/>
          <w:szCs w:val="24"/>
          <w:lang w:val="id-ID"/>
        </w:rPr>
        <w:pPrChange w:id="221" w:author="Jatmika Nurhadi" w:date="2019-10-25T22:15:00Z">
          <w:pPr>
            <w:pStyle w:val="ListParagraph"/>
            <w:numPr>
              <w:numId w:val="1"/>
            </w:numPr>
            <w:spacing w:after="0" w:line="360" w:lineRule="auto"/>
            <w:ind w:hanging="360"/>
            <w:jc w:val="both"/>
          </w:pPr>
        </w:pPrChange>
      </w:pPr>
      <w:r w:rsidRPr="005A6375">
        <w:rPr>
          <w:rFonts w:ascii="Times New Roman" w:hAnsi="Times New Roman" w:cs="Times New Roman"/>
          <w:sz w:val="24"/>
          <w:szCs w:val="24"/>
          <w:lang w:val="id-ID"/>
        </w:rPr>
        <w:t xml:space="preserve">Apa saja alasan yang </w:t>
      </w:r>
      <w:del w:id="222" w:author="Jatmika Nurhadi" w:date="2019-10-25T22:16:00Z">
        <w:r w:rsidRPr="005A6375" w:rsidDel="005A6375">
          <w:rPr>
            <w:rFonts w:ascii="Times New Roman" w:hAnsi="Times New Roman" w:cs="Times New Roman"/>
            <w:sz w:val="24"/>
            <w:szCs w:val="24"/>
            <w:lang w:val="id-ID"/>
          </w:rPr>
          <w:delText>membut</w:delText>
        </w:r>
      </w:del>
      <w:ins w:id="223" w:author="Jatmika Nurhadi" w:date="2019-10-25T22:16:00Z">
        <w:r w:rsidR="005A6375" w:rsidRPr="005A6375">
          <w:rPr>
            <w:rFonts w:ascii="Times New Roman" w:hAnsi="Times New Roman" w:cs="Times New Roman"/>
            <w:sz w:val="24"/>
            <w:szCs w:val="24"/>
            <w:lang w:val="id-ID"/>
          </w:rPr>
          <w:t>membuat</w:t>
        </w:r>
      </w:ins>
      <w:r w:rsidRPr="005A6375">
        <w:rPr>
          <w:rFonts w:ascii="Times New Roman" w:hAnsi="Times New Roman" w:cs="Times New Roman"/>
          <w:sz w:val="24"/>
          <w:szCs w:val="24"/>
          <w:lang w:val="id-ID"/>
        </w:rPr>
        <w:t xml:space="preserve"> mereka memilih berkuliah di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w:t>
      </w:r>
    </w:p>
    <w:p w14:paraId="2D64DC7D" w14:textId="66AE43D2" w:rsidR="00BD50E8" w:rsidDel="005A6375" w:rsidRDefault="00BD50E8" w:rsidP="005A6375">
      <w:pPr>
        <w:pStyle w:val="ListParagraph"/>
        <w:numPr>
          <w:ilvl w:val="0"/>
          <w:numId w:val="3"/>
        </w:numPr>
        <w:spacing w:after="0" w:line="360" w:lineRule="auto"/>
        <w:jc w:val="both"/>
        <w:rPr>
          <w:del w:id="224" w:author="Jatmika Nurhadi" w:date="2019-10-25T22:15:00Z"/>
          <w:rFonts w:ascii="Times New Roman" w:hAnsi="Times New Roman" w:cs="Times New Roman"/>
          <w:sz w:val="24"/>
          <w:szCs w:val="24"/>
          <w:lang w:val="id-ID"/>
        </w:rPr>
      </w:pPr>
      <w:r w:rsidRPr="005A6375">
        <w:rPr>
          <w:rFonts w:ascii="Times New Roman" w:hAnsi="Times New Roman" w:cs="Times New Roman"/>
          <w:sz w:val="24"/>
          <w:szCs w:val="24"/>
          <w:lang w:val="id-ID"/>
        </w:rPr>
        <w:t>Apa saja alasan yang paling banyak dipilih?</w:t>
      </w:r>
    </w:p>
    <w:p w14:paraId="466CBC03" w14:textId="77777777" w:rsidR="005A6375" w:rsidRPr="005A6375" w:rsidRDefault="005A6375">
      <w:pPr>
        <w:pStyle w:val="ListParagraph"/>
        <w:numPr>
          <w:ilvl w:val="0"/>
          <w:numId w:val="3"/>
        </w:numPr>
        <w:spacing w:after="0" w:line="360" w:lineRule="auto"/>
        <w:jc w:val="both"/>
        <w:rPr>
          <w:ins w:id="225" w:author="Jatmika Nurhadi" w:date="2019-10-25T22:15:00Z"/>
          <w:rFonts w:ascii="Times New Roman" w:hAnsi="Times New Roman" w:cs="Times New Roman"/>
          <w:sz w:val="24"/>
          <w:szCs w:val="24"/>
          <w:lang w:val="id-ID"/>
        </w:rPr>
        <w:pPrChange w:id="226" w:author="Jatmika Nurhadi" w:date="2019-10-25T22:15:00Z">
          <w:pPr>
            <w:pStyle w:val="ListParagraph"/>
            <w:numPr>
              <w:numId w:val="1"/>
            </w:numPr>
            <w:spacing w:after="0" w:line="360" w:lineRule="auto"/>
            <w:ind w:hanging="360"/>
            <w:jc w:val="both"/>
          </w:pPr>
        </w:pPrChange>
      </w:pPr>
    </w:p>
    <w:p w14:paraId="116B6A66" w14:textId="4B117924" w:rsidR="00BD50E8" w:rsidDel="005A6375" w:rsidRDefault="005A6375" w:rsidP="005A6375">
      <w:pPr>
        <w:pStyle w:val="ListParagraph"/>
        <w:numPr>
          <w:ilvl w:val="0"/>
          <w:numId w:val="3"/>
        </w:numPr>
        <w:spacing w:after="0" w:line="360" w:lineRule="auto"/>
        <w:jc w:val="both"/>
        <w:rPr>
          <w:del w:id="227" w:author="Jatmika Nurhadi" w:date="2019-10-25T22:16:00Z"/>
          <w:rFonts w:ascii="Times New Roman" w:hAnsi="Times New Roman" w:cs="Times New Roman"/>
          <w:sz w:val="24"/>
          <w:szCs w:val="24"/>
          <w:highlight w:val="yellow"/>
          <w:lang w:val="id-ID"/>
        </w:rPr>
      </w:pPr>
      <w:ins w:id="228" w:author="Jatmika Nurhadi" w:date="2019-10-25T22:15:00Z">
        <w:r w:rsidRPr="005A6375">
          <w:rPr>
            <w:rFonts w:ascii="Times New Roman" w:hAnsi="Times New Roman" w:cs="Times New Roman"/>
            <w:sz w:val="24"/>
            <w:szCs w:val="24"/>
            <w:highlight w:val="yellow"/>
            <w:lang w:val="id-ID"/>
            <w:rPrChange w:id="229" w:author="Jatmika Nurhadi" w:date="2019-10-25T22:15:00Z">
              <w:rPr>
                <w:rFonts w:ascii="Times New Roman" w:hAnsi="Times New Roman" w:cs="Times New Roman"/>
                <w:sz w:val="24"/>
                <w:szCs w:val="24"/>
                <w:lang w:val="id-ID"/>
              </w:rPr>
            </w:rPrChange>
          </w:rPr>
          <w:lastRenderedPageBreak/>
          <w:t xml:space="preserve">Apa saja </w:t>
        </w:r>
      </w:ins>
      <w:del w:id="230" w:author="Jatmika Nurhadi" w:date="2019-10-25T22:15:00Z">
        <w:r w:rsidR="00BD50E8" w:rsidRPr="005A6375" w:rsidDel="005A6375">
          <w:rPr>
            <w:rFonts w:ascii="Times New Roman" w:hAnsi="Times New Roman" w:cs="Times New Roman"/>
            <w:sz w:val="24"/>
            <w:szCs w:val="24"/>
            <w:highlight w:val="yellow"/>
            <w:lang w:val="id-ID"/>
            <w:rPrChange w:id="231" w:author="Jatmika Nurhadi" w:date="2019-10-25T22:15:00Z">
              <w:rPr>
                <w:lang w:val="id-ID"/>
              </w:rPr>
            </w:rPrChange>
          </w:rPr>
          <w:delText xml:space="preserve">Alasan </w:delText>
        </w:r>
      </w:del>
      <w:ins w:id="232" w:author="Jatmika Nurhadi" w:date="2019-10-25T22:15:00Z">
        <w:r w:rsidRPr="005A6375">
          <w:rPr>
            <w:rFonts w:ascii="Times New Roman" w:hAnsi="Times New Roman" w:cs="Times New Roman"/>
            <w:sz w:val="24"/>
            <w:szCs w:val="24"/>
            <w:highlight w:val="yellow"/>
            <w:lang w:val="id-ID"/>
            <w:rPrChange w:id="233" w:author="Jatmika Nurhadi" w:date="2019-10-25T22:15:00Z">
              <w:rPr>
                <w:rFonts w:ascii="Times New Roman" w:hAnsi="Times New Roman" w:cs="Times New Roman"/>
                <w:sz w:val="24"/>
                <w:szCs w:val="24"/>
                <w:lang w:val="id-ID"/>
              </w:rPr>
            </w:rPrChange>
          </w:rPr>
          <w:t>a</w:t>
        </w:r>
        <w:r w:rsidRPr="005A6375">
          <w:rPr>
            <w:rFonts w:ascii="Times New Roman" w:hAnsi="Times New Roman" w:cs="Times New Roman"/>
            <w:sz w:val="24"/>
            <w:szCs w:val="24"/>
            <w:highlight w:val="yellow"/>
            <w:lang w:val="id-ID"/>
            <w:rPrChange w:id="234" w:author="Jatmika Nurhadi" w:date="2019-10-25T22:15:00Z">
              <w:rPr>
                <w:lang w:val="id-ID"/>
              </w:rPr>
            </w:rPrChange>
          </w:rPr>
          <w:t xml:space="preserve">lasan </w:t>
        </w:r>
      </w:ins>
      <w:del w:id="235" w:author="Jatmika Nurhadi" w:date="2019-10-25T22:15:00Z">
        <w:r w:rsidR="00BD50E8" w:rsidRPr="005A6375" w:rsidDel="005A6375">
          <w:rPr>
            <w:rFonts w:ascii="Times New Roman" w:hAnsi="Times New Roman" w:cs="Times New Roman"/>
            <w:sz w:val="24"/>
            <w:szCs w:val="24"/>
            <w:highlight w:val="yellow"/>
            <w:lang w:val="id-ID"/>
            <w:rPrChange w:id="236" w:author="Jatmika Nurhadi" w:date="2019-10-25T22:15:00Z">
              <w:rPr>
                <w:lang w:val="id-ID"/>
              </w:rPr>
            </w:rPrChange>
          </w:rPr>
          <w:delText xml:space="preserve">apa </w:delText>
        </w:r>
      </w:del>
      <w:r w:rsidR="00BD50E8" w:rsidRPr="005A6375">
        <w:rPr>
          <w:rFonts w:ascii="Times New Roman" w:hAnsi="Times New Roman" w:cs="Times New Roman"/>
          <w:sz w:val="24"/>
          <w:szCs w:val="24"/>
          <w:highlight w:val="yellow"/>
          <w:lang w:val="id-ID"/>
          <w:rPrChange w:id="237" w:author="Jatmika Nurhadi" w:date="2019-10-25T22:15:00Z">
            <w:rPr>
              <w:lang w:val="id-ID"/>
            </w:rPr>
          </w:rPrChange>
        </w:rPr>
        <w:t>yang paling sedikit dipilih?</w:t>
      </w:r>
    </w:p>
    <w:p w14:paraId="78612D3F" w14:textId="77777777" w:rsidR="005A6375" w:rsidRPr="005A6375" w:rsidRDefault="005A6375">
      <w:pPr>
        <w:pStyle w:val="ListParagraph"/>
        <w:numPr>
          <w:ilvl w:val="0"/>
          <w:numId w:val="3"/>
        </w:numPr>
        <w:spacing w:after="0" w:line="360" w:lineRule="auto"/>
        <w:jc w:val="both"/>
        <w:rPr>
          <w:ins w:id="238" w:author="Jatmika Nurhadi" w:date="2019-10-25T22:16:00Z"/>
          <w:rFonts w:ascii="Times New Roman" w:hAnsi="Times New Roman" w:cs="Times New Roman"/>
          <w:sz w:val="24"/>
          <w:szCs w:val="24"/>
          <w:highlight w:val="yellow"/>
          <w:lang w:val="id-ID"/>
          <w:rPrChange w:id="239" w:author="Jatmika Nurhadi" w:date="2019-10-25T22:15:00Z">
            <w:rPr>
              <w:ins w:id="240" w:author="Jatmika Nurhadi" w:date="2019-10-25T22:16:00Z"/>
              <w:lang w:val="id-ID"/>
            </w:rPr>
          </w:rPrChange>
        </w:rPr>
        <w:pPrChange w:id="241" w:author="Jatmika Nurhadi" w:date="2019-10-25T22:15:00Z">
          <w:pPr>
            <w:pStyle w:val="ListParagraph"/>
            <w:numPr>
              <w:numId w:val="1"/>
            </w:numPr>
            <w:spacing w:after="0" w:line="360" w:lineRule="auto"/>
            <w:ind w:hanging="360"/>
            <w:jc w:val="both"/>
          </w:pPr>
        </w:pPrChange>
      </w:pPr>
    </w:p>
    <w:p w14:paraId="60DD8D5D" w14:textId="4311BB8E" w:rsidR="00BD50E8" w:rsidRDefault="00BD50E8" w:rsidP="005A6375">
      <w:pPr>
        <w:pStyle w:val="ListParagraph"/>
        <w:numPr>
          <w:ilvl w:val="0"/>
          <w:numId w:val="3"/>
        </w:numPr>
        <w:spacing w:after="0" w:line="360" w:lineRule="auto"/>
        <w:jc w:val="both"/>
        <w:rPr>
          <w:ins w:id="242" w:author="Jatmika Nurhadi" w:date="2019-10-25T22:16:00Z"/>
          <w:rFonts w:ascii="Times New Roman" w:hAnsi="Times New Roman" w:cs="Times New Roman"/>
          <w:sz w:val="24"/>
          <w:szCs w:val="24"/>
          <w:lang w:val="id-ID"/>
        </w:rPr>
      </w:pPr>
      <w:r w:rsidRPr="005A6375">
        <w:rPr>
          <w:rFonts w:ascii="Times New Roman" w:hAnsi="Times New Roman" w:cs="Times New Roman"/>
          <w:sz w:val="24"/>
          <w:szCs w:val="24"/>
          <w:lang w:val="id-ID"/>
          <w:rPrChange w:id="243" w:author="Jatmika Nurhadi" w:date="2019-10-25T22:16:00Z">
            <w:rPr>
              <w:lang w:val="id-ID"/>
            </w:rPr>
          </w:rPrChange>
        </w:rPr>
        <w:t xml:space="preserve">Apa hal yang ingin </w:t>
      </w:r>
      <w:r w:rsidRPr="005A6375">
        <w:rPr>
          <w:rFonts w:ascii="Times New Roman" w:hAnsi="Times New Roman" w:cs="Times New Roman"/>
          <w:sz w:val="24"/>
          <w:szCs w:val="24"/>
          <w:highlight w:val="yellow"/>
          <w:lang w:val="id-ID"/>
          <w:rPrChange w:id="244" w:author="Jatmika Nurhadi" w:date="2019-10-25T22:16:00Z">
            <w:rPr>
              <w:lang w:val="id-ID"/>
            </w:rPr>
          </w:rPrChange>
        </w:rPr>
        <w:t>mereka</w:t>
      </w:r>
      <w:r w:rsidRPr="005A6375">
        <w:rPr>
          <w:rFonts w:ascii="Times New Roman" w:hAnsi="Times New Roman" w:cs="Times New Roman"/>
          <w:sz w:val="24"/>
          <w:szCs w:val="24"/>
          <w:lang w:val="id-ID"/>
          <w:rPrChange w:id="245" w:author="Jatmika Nurhadi" w:date="2019-10-25T22:16:00Z">
            <w:rPr>
              <w:lang w:val="id-ID"/>
            </w:rPr>
          </w:rPrChange>
        </w:rPr>
        <w:t xml:space="preserve"> capai di Telkom </w:t>
      </w:r>
      <w:proofErr w:type="spellStart"/>
      <w:r w:rsidRPr="005A6375">
        <w:rPr>
          <w:rFonts w:ascii="Times New Roman" w:hAnsi="Times New Roman" w:cs="Times New Roman"/>
          <w:sz w:val="24"/>
          <w:szCs w:val="24"/>
          <w:lang w:val="id-ID"/>
          <w:rPrChange w:id="246" w:author="Jatmika Nurhadi" w:date="2019-10-25T22:16:00Z">
            <w:rPr>
              <w:lang w:val="id-ID"/>
            </w:rPr>
          </w:rPrChange>
        </w:rPr>
        <w:t>University</w:t>
      </w:r>
      <w:proofErr w:type="spellEnd"/>
      <w:r w:rsidRPr="005A6375">
        <w:rPr>
          <w:rFonts w:ascii="Times New Roman" w:hAnsi="Times New Roman" w:cs="Times New Roman"/>
          <w:sz w:val="24"/>
          <w:szCs w:val="24"/>
          <w:lang w:val="id-ID"/>
          <w:rPrChange w:id="247" w:author="Jatmika Nurhadi" w:date="2019-10-25T22:16:00Z">
            <w:rPr>
              <w:lang w:val="id-ID"/>
            </w:rPr>
          </w:rPrChange>
        </w:rPr>
        <w:t>?</w:t>
      </w:r>
    </w:p>
    <w:p w14:paraId="1A54FF32" w14:textId="77777777" w:rsidR="005A6375" w:rsidRPr="005A6375" w:rsidRDefault="005A6375">
      <w:pPr>
        <w:pStyle w:val="ListParagraph"/>
        <w:spacing w:after="0" w:line="360" w:lineRule="auto"/>
        <w:jc w:val="both"/>
        <w:rPr>
          <w:rFonts w:ascii="Times New Roman" w:hAnsi="Times New Roman" w:cs="Times New Roman"/>
          <w:sz w:val="24"/>
          <w:szCs w:val="24"/>
          <w:lang w:val="id-ID"/>
          <w:rPrChange w:id="248" w:author="Jatmika Nurhadi" w:date="2019-10-25T22:16:00Z">
            <w:rPr>
              <w:lang w:val="id-ID"/>
            </w:rPr>
          </w:rPrChange>
        </w:rPr>
        <w:pPrChange w:id="249" w:author="Jatmika Nurhadi" w:date="2019-10-25T22:16:00Z">
          <w:pPr>
            <w:pStyle w:val="ListParagraph"/>
            <w:numPr>
              <w:numId w:val="1"/>
            </w:numPr>
            <w:spacing w:after="0" w:line="360" w:lineRule="auto"/>
            <w:ind w:hanging="360"/>
            <w:jc w:val="both"/>
          </w:pPr>
        </w:pPrChange>
      </w:pPr>
    </w:p>
    <w:p w14:paraId="2E851F79" w14:textId="77777777" w:rsidR="00BD50E8" w:rsidRPr="005A6375" w:rsidRDefault="00BD50E8" w:rsidP="005A6375">
      <w:pPr>
        <w:spacing w:after="0" w:line="360" w:lineRule="auto"/>
        <w:jc w:val="both"/>
        <w:rPr>
          <w:rFonts w:ascii="Times New Roman" w:hAnsi="Times New Roman" w:cs="Times New Roman"/>
          <w:b/>
          <w:bCs/>
          <w:sz w:val="24"/>
          <w:szCs w:val="24"/>
          <w:lang w:val="id-ID"/>
          <w:rPrChange w:id="250" w:author="Jatmika Nurhadi" w:date="2019-10-25T22:16:00Z">
            <w:rPr>
              <w:rFonts w:ascii="Times New Roman" w:hAnsi="Times New Roman" w:cs="Times New Roman"/>
              <w:sz w:val="24"/>
              <w:szCs w:val="24"/>
              <w:lang w:val="id-ID"/>
            </w:rPr>
          </w:rPrChange>
        </w:rPr>
      </w:pPr>
      <w:r w:rsidRPr="005A6375">
        <w:rPr>
          <w:rFonts w:ascii="Times New Roman" w:hAnsi="Times New Roman" w:cs="Times New Roman"/>
          <w:b/>
          <w:bCs/>
          <w:sz w:val="24"/>
          <w:szCs w:val="24"/>
          <w:lang w:val="id-ID"/>
          <w:rPrChange w:id="251" w:author="Jatmika Nurhadi" w:date="2019-10-25T22:16:00Z">
            <w:rPr>
              <w:rFonts w:ascii="Times New Roman" w:hAnsi="Times New Roman" w:cs="Times New Roman"/>
              <w:sz w:val="24"/>
              <w:szCs w:val="24"/>
              <w:lang w:val="id-ID"/>
            </w:rPr>
          </w:rPrChange>
        </w:rPr>
        <w:t>1.4 Tujuan Penelitian</w:t>
      </w:r>
    </w:p>
    <w:p w14:paraId="44153402" w14:textId="1F6049CF" w:rsidR="00BD50E8" w:rsidRDefault="00BD50E8" w:rsidP="005A6375">
      <w:pPr>
        <w:spacing w:after="0" w:line="360" w:lineRule="auto"/>
        <w:ind w:firstLine="720"/>
        <w:jc w:val="both"/>
        <w:rPr>
          <w:ins w:id="252" w:author="Jatmika Nurhadi" w:date="2019-10-25T22:16:00Z"/>
          <w:rFonts w:ascii="Times New Roman" w:hAnsi="Times New Roman" w:cs="Times New Roman"/>
          <w:sz w:val="24"/>
          <w:szCs w:val="24"/>
          <w:lang w:val="id-ID"/>
        </w:rPr>
      </w:pPr>
      <w:r w:rsidRPr="005A6375">
        <w:rPr>
          <w:rFonts w:ascii="Times New Roman" w:hAnsi="Times New Roman" w:cs="Times New Roman"/>
          <w:sz w:val="24"/>
          <w:szCs w:val="24"/>
          <w:lang w:val="id-ID"/>
        </w:rPr>
        <w:t>Untuk memaparkan dan membandingkan alasan para mahasisw</w:t>
      </w:r>
      <w:del w:id="253" w:author="Jatmika Nurhadi" w:date="2019-10-25T22:13:00Z">
        <w:r w:rsidRPr="005A6375" w:rsidDel="005A6375">
          <w:rPr>
            <w:rFonts w:ascii="Times New Roman" w:hAnsi="Times New Roman" w:cs="Times New Roman"/>
            <w:sz w:val="24"/>
            <w:szCs w:val="24"/>
            <w:lang w:val="id-ID"/>
          </w:rPr>
          <w:delText>a/i</w:delText>
        </w:r>
      </w:del>
      <w:ins w:id="254" w:author="Jatmika Nurhadi" w:date="2019-10-25T22:13:00Z">
        <w:r w:rsidR="005A6375">
          <w:rPr>
            <w:rFonts w:ascii="Times New Roman" w:hAnsi="Times New Roman" w:cs="Times New Roman"/>
            <w:sz w:val="24"/>
            <w:szCs w:val="24"/>
            <w:lang w:val="id-ID"/>
          </w:rPr>
          <w:t>a</w:t>
        </w:r>
      </w:ins>
      <w:r w:rsidRPr="005A6375">
        <w:rPr>
          <w:rFonts w:ascii="Times New Roman" w:hAnsi="Times New Roman" w:cs="Times New Roman"/>
          <w:sz w:val="24"/>
          <w:szCs w:val="24"/>
          <w:lang w:val="id-ID"/>
        </w:rPr>
        <w:t xml:space="preserve"> memilih berkuliah di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serta </w:t>
      </w:r>
      <w:del w:id="255" w:author="Jatmika Nurhadi" w:date="2019-10-25T22:16:00Z">
        <w:r w:rsidRPr="005A6375" w:rsidDel="005A6375">
          <w:rPr>
            <w:rFonts w:ascii="Times New Roman" w:hAnsi="Times New Roman" w:cs="Times New Roman"/>
            <w:sz w:val="24"/>
            <w:szCs w:val="24"/>
            <w:lang w:val="id-ID"/>
          </w:rPr>
          <w:delText>mendriskipsikan</w:delText>
        </w:r>
      </w:del>
      <w:ins w:id="256" w:author="Jatmika Nurhadi" w:date="2019-10-25T22:16:00Z">
        <w:r w:rsidR="005A6375" w:rsidRPr="005A6375">
          <w:rPr>
            <w:rFonts w:ascii="Times New Roman" w:hAnsi="Times New Roman" w:cs="Times New Roman"/>
            <w:sz w:val="24"/>
            <w:szCs w:val="24"/>
            <w:lang w:val="id-ID"/>
          </w:rPr>
          <w:t>mend</w:t>
        </w:r>
        <w:r w:rsidR="005A6375">
          <w:rPr>
            <w:rFonts w:ascii="Times New Roman" w:hAnsi="Times New Roman" w:cs="Times New Roman"/>
            <w:sz w:val="24"/>
            <w:szCs w:val="24"/>
            <w:lang w:val="id-ID"/>
          </w:rPr>
          <w:t>e</w:t>
        </w:r>
        <w:r w:rsidR="005A6375" w:rsidRPr="005A6375">
          <w:rPr>
            <w:rFonts w:ascii="Times New Roman" w:hAnsi="Times New Roman" w:cs="Times New Roman"/>
            <w:sz w:val="24"/>
            <w:szCs w:val="24"/>
            <w:lang w:val="id-ID"/>
          </w:rPr>
          <w:t>skripsikan</w:t>
        </w:r>
      </w:ins>
      <w:r w:rsidRPr="005A6375">
        <w:rPr>
          <w:rFonts w:ascii="Times New Roman" w:hAnsi="Times New Roman" w:cs="Times New Roman"/>
          <w:sz w:val="24"/>
          <w:szCs w:val="24"/>
          <w:lang w:val="id-ID"/>
        </w:rPr>
        <w:t xml:space="preserve"> efek alasan mereka tersebut dengan semangat dan fokus mereka selama berkuliah dan juga hal yang mereka ingin capai selama berkuliah di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maupun setelah lulus nanti.</w:t>
      </w:r>
    </w:p>
    <w:p w14:paraId="4BFC4551" w14:textId="77777777" w:rsidR="005A6375" w:rsidRPr="005A6375" w:rsidRDefault="005A6375" w:rsidP="005A6375">
      <w:pPr>
        <w:spacing w:after="0" w:line="360" w:lineRule="auto"/>
        <w:ind w:firstLine="720"/>
        <w:jc w:val="both"/>
        <w:rPr>
          <w:rFonts w:ascii="Times New Roman" w:hAnsi="Times New Roman" w:cs="Times New Roman"/>
          <w:sz w:val="24"/>
          <w:szCs w:val="24"/>
          <w:lang w:val="id-ID"/>
        </w:rPr>
      </w:pPr>
    </w:p>
    <w:p w14:paraId="7C78FC67" w14:textId="77777777" w:rsidR="00BD50E8" w:rsidRPr="005A6375" w:rsidRDefault="00BD50E8" w:rsidP="005A6375">
      <w:pPr>
        <w:spacing w:after="0" w:line="360" w:lineRule="auto"/>
        <w:jc w:val="both"/>
        <w:rPr>
          <w:rFonts w:ascii="Times New Roman" w:hAnsi="Times New Roman" w:cs="Times New Roman"/>
          <w:b/>
          <w:bCs/>
          <w:sz w:val="24"/>
          <w:szCs w:val="24"/>
          <w:lang w:val="id-ID"/>
          <w:rPrChange w:id="257" w:author="Jatmika Nurhadi" w:date="2019-10-25T22:16:00Z">
            <w:rPr>
              <w:rFonts w:ascii="Times New Roman" w:hAnsi="Times New Roman" w:cs="Times New Roman"/>
              <w:sz w:val="24"/>
              <w:szCs w:val="24"/>
              <w:lang w:val="id-ID"/>
            </w:rPr>
          </w:rPrChange>
        </w:rPr>
      </w:pPr>
      <w:r w:rsidRPr="005A6375">
        <w:rPr>
          <w:rFonts w:ascii="Times New Roman" w:hAnsi="Times New Roman" w:cs="Times New Roman"/>
          <w:b/>
          <w:bCs/>
          <w:sz w:val="24"/>
          <w:szCs w:val="24"/>
          <w:lang w:val="id-ID"/>
          <w:rPrChange w:id="258" w:author="Jatmika Nurhadi" w:date="2019-10-25T22:16:00Z">
            <w:rPr>
              <w:rFonts w:ascii="Times New Roman" w:hAnsi="Times New Roman" w:cs="Times New Roman"/>
              <w:sz w:val="24"/>
              <w:szCs w:val="24"/>
              <w:lang w:val="id-ID"/>
            </w:rPr>
          </w:rPrChange>
        </w:rPr>
        <w:t>1.5 Manfaat Penelitian</w:t>
      </w:r>
    </w:p>
    <w:p w14:paraId="4877E6CA" w14:textId="0D8AE38F" w:rsidR="00BD50E8" w:rsidRPr="005A6375" w:rsidRDefault="00BD50E8" w:rsidP="005A6375">
      <w:pPr>
        <w:spacing w:after="0" w:line="360" w:lineRule="auto"/>
        <w:ind w:firstLine="720"/>
        <w:jc w:val="both"/>
        <w:rPr>
          <w:rFonts w:ascii="Times New Roman" w:hAnsi="Times New Roman" w:cs="Times New Roman"/>
          <w:sz w:val="24"/>
          <w:szCs w:val="24"/>
          <w:lang w:val="id-ID"/>
        </w:rPr>
      </w:pPr>
      <w:r w:rsidRPr="005A6375">
        <w:rPr>
          <w:rFonts w:ascii="Times New Roman" w:hAnsi="Times New Roman" w:cs="Times New Roman"/>
          <w:sz w:val="24"/>
          <w:szCs w:val="24"/>
          <w:lang w:val="id-ID"/>
        </w:rPr>
        <w:t xml:space="preserve">Adapun </w:t>
      </w:r>
      <w:del w:id="259" w:author="Jatmika Nurhadi" w:date="2019-10-25T22:16:00Z">
        <w:r w:rsidRPr="005A6375" w:rsidDel="005A6375">
          <w:rPr>
            <w:rFonts w:ascii="Times New Roman" w:hAnsi="Times New Roman" w:cs="Times New Roman"/>
            <w:sz w:val="24"/>
            <w:szCs w:val="24"/>
            <w:lang w:val="id-ID"/>
          </w:rPr>
          <w:delText>maanfaat</w:delText>
        </w:r>
      </w:del>
      <w:ins w:id="260" w:author="Jatmika Nurhadi" w:date="2019-10-25T22:16:00Z">
        <w:r w:rsidR="005A6375" w:rsidRPr="005A6375">
          <w:rPr>
            <w:rFonts w:ascii="Times New Roman" w:hAnsi="Times New Roman" w:cs="Times New Roman"/>
            <w:sz w:val="24"/>
            <w:szCs w:val="24"/>
            <w:lang w:val="id-ID"/>
          </w:rPr>
          <w:t>manfaat</w:t>
        </w:r>
      </w:ins>
      <w:r w:rsidRPr="005A6375">
        <w:rPr>
          <w:rFonts w:ascii="Times New Roman" w:hAnsi="Times New Roman" w:cs="Times New Roman"/>
          <w:sz w:val="24"/>
          <w:szCs w:val="24"/>
          <w:lang w:val="id-ID"/>
        </w:rPr>
        <w:t xml:space="preserve"> yang dapat diambil dari karya tulis ini adalah dari aspek teoritis atau akademisnya, karena hal ini bisa menjadi landasan untuk melakukan penelitian lanjutan tentang pengaruh alasan yang dipilih oleh seseorang terhadap apa yang mereka inginkan, baik dari diri sendiri maupun dari orang lain. </w:t>
      </w:r>
    </w:p>
    <w:p w14:paraId="3ADDB876" w14:textId="77777777" w:rsidR="00BD50E8" w:rsidRPr="005A6375" w:rsidRDefault="00BD50E8" w:rsidP="005A6375">
      <w:pPr>
        <w:spacing w:after="0" w:line="360" w:lineRule="auto"/>
        <w:jc w:val="both"/>
        <w:rPr>
          <w:rFonts w:ascii="Times New Roman" w:hAnsi="Times New Roman" w:cs="Times New Roman"/>
          <w:sz w:val="24"/>
          <w:szCs w:val="24"/>
          <w:lang w:val="id-ID"/>
        </w:rPr>
      </w:pPr>
    </w:p>
    <w:p w14:paraId="66FA61FA" w14:textId="77777777" w:rsidR="00BD50E8" w:rsidRPr="005A6375" w:rsidRDefault="00BD50E8" w:rsidP="005A6375">
      <w:pPr>
        <w:spacing w:after="0" w:line="360" w:lineRule="auto"/>
        <w:jc w:val="both"/>
        <w:rPr>
          <w:rFonts w:ascii="Times New Roman" w:hAnsi="Times New Roman" w:cs="Times New Roman"/>
          <w:b/>
          <w:bCs/>
          <w:sz w:val="24"/>
          <w:szCs w:val="24"/>
          <w:lang w:val="id-ID"/>
          <w:rPrChange w:id="261" w:author="Jatmika Nurhadi" w:date="2019-10-25T22:16:00Z">
            <w:rPr>
              <w:rFonts w:ascii="Times New Roman" w:hAnsi="Times New Roman" w:cs="Times New Roman"/>
              <w:sz w:val="24"/>
              <w:szCs w:val="24"/>
              <w:lang w:val="id-ID"/>
            </w:rPr>
          </w:rPrChange>
        </w:rPr>
      </w:pPr>
      <w:r w:rsidRPr="005A6375">
        <w:rPr>
          <w:rFonts w:ascii="Times New Roman" w:hAnsi="Times New Roman" w:cs="Times New Roman"/>
          <w:b/>
          <w:bCs/>
          <w:sz w:val="24"/>
          <w:szCs w:val="24"/>
          <w:lang w:val="id-ID"/>
          <w:rPrChange w:id="262" w:author="Jatmika Nurhadi" w:date="2019-10-25T22:16:00Z">
            <w:rPr>
              <w:rFonts w:ascii="Times New Roman" w:hAnsi="Times New Roman" w:cs="Times New Roman"/>
              <w:sz w:val="24"/>
              <w:szCs w:val="24"/>
              <w:lang w:val="id-ID"/>
            </w:rPr>
          </w:rPrChange>
        </w:rPr>
        <w:t>1.6 Metode Penulisan</w:t>
      </w:r>
    </w:p>
    <w:p w14:paraId="2E8DAF3B" w14:textId="7AB72DE4" w:rsidR="00BD50E8" w:rsidRDefault="00BD50E8" w:rsidP="005A6375">
      <w:pPr>
        <w:spacing w:after="0" w:line="360" w:lineRule="auto"/>
        <w:jc w:val="both"/>
        <w:rPr>
          <w:ins w:id="263" w:author="Jatmika Nurhadi" w:date="2019-10-25T22:16:00Z"/>
          <w:rFonts w:ascii="Times New Roman" w:hAnsi="Times New Roman" w:cs="Times New Roman"/>
          <w:sz w:val="24"/>
          <w:szCs w:val="24"/>
          <w:lang w:val="id-ID"/>
        </w:rPr>
      </w:pPr>
      <w:r w:rsidRPr="005A6375">
        <w:rPr>
          <w:rFonts w:ascii="Times New Roman" w:hAnsi="Times New Roman" w:cs="Times New Roman"/>
          <w:sz w:val="24"/>
          <w:szCs w:val="24"/>
          <w:lang w:val="id-ID"/>
        </w:rPr>
        <w:tab/>
        <w:t xml:space="preserve">Karya tulis ini dibuat menggunakan metode pengumpulan dan penyajian data. Hal tersebut dilakukan dengan melakukan wawancara terhadap beberapa responden dan membagikan </w:t>
      </w:r>
      <w:del w:id="264" w:author="Jatmika Nurhadi" w:date="2019-10-25T22:16:00Z">
        <w:r w:rsidRPr="005A6375" w:rsidDel="005A6375">
          <w:rPr>
            <w:rFonts w:ascii="Times New Roman" w:hAnsi="Times New Roman" w:cs="Times New Roman"/>
            <w:sz w:val="24"/>
            <w:szCs w:val="24"/>
            <w:lang w:val="id-ID"/>
          </w:rPr>
          <w:delText>kuisioner</w:delText>
        </w:r>
      </w:del>
      <w:ins w:id="265" w:author="Jatmika Nurhadi" w:date="2019-10-25T22:16:00Z">
        <w:r w:rsidR="005A6375" w:rsidRPr="005A6375">
          <w:rPr>
            <w:rFonts w:ascii="Times New Roman" w:hAnsi="Times New Roman" w:cs="Times New Roman"/>
            <w:sz w:val="24"/>
            <w:szCs w:val="24"/>
            <w:lang w:val="id-ID"/>
          </w:rPr>
          <w:t>kuesioner</w:t>
        </w:r>
      </w:ins>
      <w:r w:rsidRPr="005A6375">
        <w:rPr>
          <w:rFonts w:ascii="Times New Roman" w:hAnsi="Times New Roman" w:cs="Times New Roman"/>
          <w:sz w:val="24"/>
          <w:szCs w:val="24"/>
          <w:lang w:val="id-ID"/>
        </w:rPr>
        <w:t xml:space="preserve"> dari beberapa waktu sebelumnya.</w:t>
      </w:r>
    </w:p>
    <w:p w14:paraId="0E491394" w14:textId="77777777" w:rsidR="005A6375" w:rsidRPr="005A6375" w:rsidRDefault="005A6375" w:rsidP="005A6375">
      <w:pPr>
        <w:spacing w:after="0" w:line="360" w:lineRule="auto"/>
        <w:jc w:val="both"/>
        <w:rPr>
          <w:rFonts w:ascii="Times New Roman" w:hAnsi="Times New Roman" w:cs="Times New Roman"/>
          <w:sz w:val="24"/>
          <w:szCs w:val="24"/>
          <w:lang w:val="id-ID"/>
        </w:rPr>
      </w:pPr>
    </w:p>
    <w:p w14:paraId="0C882422" w14:textId="46D34B1F" w:rsidR="00783F40" w:rsidRPr="005A6375" w:rsidDel="005A6375" w:rsidRDefault="005A6375">
      <w:pPr>
        <w:spacing w:after="0" w:line="360" w:lineRule="auto"/>
        <w:rPr>
          <w:del w:id="266" w:author="Jatmika Nurhadi" w:date="2019-10-25T22:16:00Z"/>
          <w:rFonts w:ascii="Times New Roman" w:hAnsi="Times New Roman" w:cs="Times New Roman"/>
          <w:b/>
          <w:bCs/>
          <w:sz w:val="24"/>
          <w:szCs w:val="24"/>
          <w:lang w:val="id-ID"/>
          <w:rPrChange w:id="267" w:author="Jatmika Nurhadi" w:date="2019-10-25T22:16:00Z">
            <w:rPr>
              <w:del w:id="268" w:author="Jatmika Nurhadi" w:date="2019-10-25T22:16:00Z"/>
              <w:rFonts w:ascii="Times New Roman" w:hAnsi="Times New Roman" w:cs="Times New Roman"/>
              <w:sz w:val="24"/>
              <w:szCs w:val="24"/>
              <w:lang w:val="id-ID"/>
            </w:rPr>
          </w:rPrChange>
        </w:rPr>
        <w:pPrChange w:id="269" w:author="Jatmika Nurhadi" w:date="2019-10-25T22:16:00Z">
          <w:pPr>
            <w:spacing w:after="0" w:line="360" w:lineRule="auto"/>
            <w:jc w:val="center"/>
          </w:pPr>
        </w:pPrChange>
      </w:pPr>
      <w:ins w:id="270" w:author="Jatmika Nurhadi" w:date="2019-10-25T22:16:00Z">
        <w:r w:rsidRPr="005A6375">
          <w:rPr>
            <w:rFonts w:ascii="Times New Roman" w:hAnsi="Times New Roman" w:cs="Times New Roman"/>
            <w:b/>
            <w:bCs/>
            <w:sz w:val="24"/>
            <w:szCs w:val="24"/>
            <w:lang w:val="id-ID"/>
            <w:rPrChange w:id="271" w:author="Jatmika Nurhadi" w:date="2019-10-25T22:16:00Z">
              <w:rPr>
                <w:rFonts w:ascii="Times New Roman" w:hAnsi="Times New Roman" w:cs="Times New Roman"/>
                <w:sz w:val="24"/>
                <w:szCs w:val="24"/>
                <w:lang w:val="id-ID"/>
              </w:rPr>
            </w:rPrChange>
          </w:rPr>
          <w:t xml:space="preserve">2. </w:t>
        </w:r>
      </w:ins>
      <w:del w:id="272" w:author="Jatmika Nurhadi" w:date="2019-10-25T22:16:00Z">
        <w:r w:rsidR="00783F40" w:rsidRPr="005A6375" w:rsidDel="005A6375">
          <w:rPr>
            <w:rFonts w:ascii="Times New Roman" w:hAnsi="Times New Roman" w:cs="Times New Roman"/>
            <w:b/>
            <w:bCs/>
            <w:sz w:val="24"/>
            <w:szCs w:val="24"/>
            <w:lang w:val="id-ID"/>
            <w:rPrChange w:id="273" w:author="Jatmika Nurhadi" w:date="2019-10-25T22:16:00Z">
              <w:rPr>
                <w:rFonts w:ascii="Times New Roman" w:hAnsi="Times New Roman" w:cs="Times New Roman"/>
                <w:sz w:val="24"/>
                <w:szCs w:val="24"/>
                <w:lang w:val="id-ID"/>
              </w:rPr>
            </w:rPrChange>
          </w:rPr>
          <w:delText>BAB II</w:delText>
        </w:r>
      </w:del>
    </w:p>
    <w:p w14:paraId="5DDEDA95" w14:textId="77777777" w:rsidR="00783F40" w:rsidRPr="005A6375" w:rsidRDefault="00783F40">
      <w:pPr>
        <w:spacing w:after="0" w:line="360" w:lineRule="auto"/>
        <w:rPr>
          <w:rFonts w:ascii="Times New Roman" w:hAnsi="Times New Roman" w:cs="Times New Roman"/>
          <w:b/>
          <w:bCs/>
          <w:sz w:val="24"/>
          <w:szCs w:val="24"/>
          <w:lang w:val="id-ID"/>
          <w:rPrChange w:id="274" w:author="Jatmika Nurhadi" w:date="2019-10-25T22:16:00Z">
            <w:rPr>
              <w:rFonts w:ascii="Times New Roman" w:hAnsi="Times New Roman" w:cs="Times New Roman"/>
              <w:sz w:val="24"/>
              <w:szCs w:val="24"/>
              <w:lang w:val="id-ID"/>
            </w:rPr>
          </w:rPrChange>
        </w:rPr>
        <w:pPrChange w:id="275" w:author="Jatmika Nurhadi" w:date="2019-10-25T22:16:00Z">
          <w:pPr>
            <w:spacing w:after="0" w:line="360" w:lineRule="auto"/>
            <w:jc w:val="center"/>
          </w:pPr>
        </w:pPrChange>
      </w:pPr>
      <w:r w:rsidRPr="005A6375">
        <w:rPr>
          <w:rFonts w:ascii="Times New Roman" w:hAnsi="Times New Roman" w:cs="Times New Roman"/>
          <w:b/>
          <w:bCs/>
          <w:sz w:val="24"/>
          <w:szCs w:val="24"/>
          <w:lang w:val="id-ID"/>
          <w:rPrChange w:id="276" w:author="Jatmika Nurhadi" w:date="2019-10-25T22:16:00Z">
            <w:rPr>
              <w:rFonts w:ascii="Times New Roman" w:hAnsi="Times New Roman" w:cs="Times New Roman"/>
              <w:sz w:val="24"/>
              <w:szCs w:val="24"/>
              <w:lang w:val="id-ID"/>
            </w:rPr>
          </w:rPrChange>
        </w:rPr>
        <w:t>DASAR TEORI</w:t>
      </w:r>
    </w:p>
    <w:p w14:paraId="497462BD" w14:textId="73074D02" w:rsidR="00BD50E8" w:rsidRPr="005A6375" w:rsidRDefault="00BD50E8" w:rsidP="005A6375">
      <w:pPr>
        <w:spacing w:after="0" w:line="360" w:lineRule="auto"/>
        <w:jc w:val="both"/>
        <w:rPr>
          <w:rFonts w:ascii="Times New Roman" w:hAnsi="Times New Roman" w:cs="Times New Roman"/>
          <w:sz w:val="24"/>
          <w:szCs w:val="24"/>
          <w:lang w:val="id-ID"/>
        </w:rPr>
      </w:pPr>
      <w:del w:id="277" w:author="Jatmika Nurhadi" w:date="2019-10-25T22:14:00Z">
        <w:r w:rsidRPr="005A6375" w:rsidDel="005A6375">
          <w:rPr>
            <w:rFonts w:ascii="Times New Roman" w:hAnsi="Times New Roman" w:cs="Times New Roman"/>
            <w:sz w:val="24"/>
            <w:szCs w:val="24"/>
            <w:lang w:val="id-ID"/>
          </w:rPr>
          <w:delText xml:space="preserve">  </w:delText>
        </w:r>
      </w:del>
      <w:del w:id="278" w:author="Jatmika Nurhadi" w:date="2019-10-25T22:15:00Z">
        <w:r w:rsidRPr="005A6375" w:rsidDel="005A6375">
          <w:rPr>
            <w:rFonts w:ascii="Times New Roman" w:hAnsi="Times New Roman" w:cs="Times New Roman"/>
            <w:sz w:val="24"/>
            <w:szCs w:val="24"/>
            <w:lang w:val="id-ID"/>
          </w:rPr>
          <w:delText xml:space="preserve"> </w:delText>
        </w:r>
      </w:del>
      <w:ins w:id="279" w:author="Jatmika Nurhadi" w:date="2019-10-25T22:15:00Z">
        <w:r w:rsidR="005A6375">
          <w:rPr>
            <w:rFonts w:ascii="Times New Roman" w:hAnsi="Times New Roman" w:cs="Times New Roman"/>
            <w:sz w:val="24"/>
            <w:szCs w:val="24"/>
            <w:lang w:val="id-ID"/>
          </w:rPr>
          <w:t xml:space="preserve"> </w:t>
        </w:r>
      </w:ins>
      <w:ins w:id="280" w:author="Jatmika Nurhadi" w:date="2019-10-25T22:17:00Z">
        <w:r w:rsidR="005A6375">
          <w:rPr>
            <w:rFonts w:ascii="Times New Roman" w:hAnsi="Times New Roman" w:cs="Times New Roman"/>
            <w:sz w:val="24"/>
            <w:szCs w:val="24"/>
            <w:lang w:val="id-ID"/>
          </w:rPr>
          <w:tab/>
        </w:r>
      </w:ins>
      <w:r w:rsidR="00783F40" w:rsidRPr="005A6375">
        <w:rPr>
          <w:rFonts w:ascii="Times New Roman" w:hAnsi="Times New Roman" w:cs="Times New Roman"/>
          <w:sz w:val="24"/>
          <w:szCs w:val="24"/>
          <w:lang w:val="id-ID"/>
        </w:rPr>
        <w:t>Berdasar</w:t>
      </w:r>
      <w:del w:id="281" w:author="Jatmika Nurhadi" w:date="2019-10-25T22:17:00Z">
        <w:r w:rsidR="00783F40" w:rsidRPr="005A6375" w:rsidDel="005A6375">
          <w:rPr>
            <w:rFonts w:ascii="Times New Roman" w:hAnsi="Times New Roman" w:cs="Times New Roman"/>
            <w:sz w:val="24"/>
            <w:szCs w:val="24"/>
            <w:lang w:val="id-ID"/>
          </w:rPr>
          <w:delText xml:space="preserve">a </w:delText>
        </w:r>
      </w:del>
      <w:r w:rsidR="00783F40" w:rsidRPr="005A6375">
        <w:rPr>
          <w:rFonts w:ascii="Times New Roman" w:hAnsi="Times New Roman" w:cs="Times New Roman"/>
          <w:sz w:val="24"/>
          <w:szCs w:val="24"/>
          <w:lang w:val="id-ID"/>
        </w:rPr>
        <w:t xml:space="preserve">kan </w:t>
      </w:r>
      <w:r w:rsidR="00783F40" w:rsidRPr="005A6375">
        <w:rPr>
          <w:rFonts w:ascii="Times New Roman" w:hAnsi="Times New Roman" w:cs="Times New Roman"/>
          <w:sz w:val="24"/>
          <w:szCs w:val="24"/>
          <w:highlight w:val="yellow"/>
          <w:lang w:val="id-ID"/>
          <w:rPrChange w:id="282" w:author="Jatmika Nurhadi" w:date="2019-10-25T22:17:00Z">
            <w:rPr>
              <w:rFonts w:ascii="Times New Roman" w:hAnsi="Times New Roman" w:cs="Times New Roman"/>
              <w:sz w:val="24"/>
              <w:szCs w:val="24"/>
              <w:lang w:val="id-ID"/>
            </w:rPr>
          </w:rPrChange>
        </w:rPr>
        <w:fldChar w:fldCharType="begin" w:fldLock="1"/>
      </w:r>
      <w:r w:rsidR="00783F40" w:rsidRPr="005A6375">
        <w:rPr>
          <w:rFonts w:ascii="Times New Roman" w:hAnsi="Times New Roman" w:cs="Times New Roman"/>
          <w:sz w:val="24"/>
          <w:szCs w:val="24"/>
          <w:highlight w:val="yellow"/>
          <w:lang w:val="id-ID"/>
          <w:rPrChange w:id="283" w:author="Jatmika Nurhadi" w:date="2019-10-25T22:17:00Z">
            <w:rPr>
              <w:rFonts w:ascii="Times New Roman" w:hAnsi="Times New Roman" w:cs="Times New Roman"/>
              <w:sz w:val="24"/>
              <w:szCs w:val="24"/>
              <w:lang w:val="id-ID"/>
            </w:rPr>
          </w:rPrChange>
        </w:rPr>
        <w:instrText>ADDIN CSL_CITATION {"citationItems":[{"id":"ITEM-1","itemData":{"author":[{"dropping-particle":"","family":"Nasional","given":"Sistem Pendidikan","non-dropping-particle":"","parse-names":false,"suffix":""},{"dropping-particle":"","family":"Pemerintah","given":"Peraturan","non-dropping-particle":"","parse-names":false,"suffix":""},{"dropping-particle":"","family":"Tinggi","given":"Pendidikan","non-dropping-particle":"","parse-names":false,"suffix":""},{"dropping-particle":"","family":"Dasar","given":"Undang","non-dropping-particle":"","parse-names":false,"suffix":""},{"dropping-particle":"","family":"Nasional","given":"Sistem Pendidikan","non-dropping-particle":"","parse-names":false,"suffix":""},{"dropping-particle":"","family":"Tahun","given":"Lembaran Negara","non-dropping-particle":"","parse-names":false,"suffix":""},{"dropping-particle":"","family":"Lembaran","given":"Tambahan","non-dropping-particle":"","parse-names":false,"suffix":""},{"dropping-particle":"","family":"Nomor","given":"Negara","non-dropping-particle":"","parse-names":false,"suffix":""},{"dropping-particle":"","family":"Pemerintah","given":"Dalam Peraturan","non-dropping-particle":"","parse-names":false,"suffix":""}],"id":"ITEM-1","issued":{"date-parts":[["1990"]]},"page":"1-52","title":"Peraturan Pemerintah Republik Indonesia Tentang Pendidikan Tinggi Presiden Republik Indonesia , Memutuskan : Ketentuan Umum","type":"article-journal"},"locator":"1","uris":["http://www.mendeley.com/documents/?uuid=936c2959-7daa-4d4b-9ee0-d43eb60a5a09"]}],"mendeley":{"formattedCitation":"(Nasional et al., 1990, hal. 1)","plainTextFormattedCitation":"(Nasional et al., 1990, hal. 1)","previouslyFormattedCitation":"(Nasional et al., 1990, hal. 1)"},"properties":{"noteIndex":0},"schema":"https://github.com/citation-style-language/schema/raw/master/csl-citation.json"}</w:instrText>
      </w:r>
      <w:r w:rsidR="00783F40" w:rsidRPr="005A6375">
        <w:rPr>
          <w:rFonts w:ascii="Times New Roman" w:hAnsi="Times New Roman" w:cs="Times New Roman"/>
          <w:sz w:val="24"/>
          <w:szCs w:val="24"/>
          <w:highlight w:val="yellow"/>
          <w:lang w:val="id-ID"/>
          <w:rPrChange w:id="284" w:author="Jatmika Nurhadi" w:date="2019-10-25T22:17:00Z">
            <w:rPr>
              <w:rFonts w:ascii="Times New Roman" w:hAnsi="Times New Roman" w:cs="Times New Roman"/>
              <w:sz w:val="24"/>
              <w:szCs w:val="24"/>
              <w:lang w:val="id-ID"/>
            </w:rPr>
          </w:rPrChange>
        </w:rPr>
        <w:fldChar w:fldCharType="separate"/>
      </w:r>
      <w:r w:rsidR="00783F40" w:rsidRPr="005A6375">
        <w:rPr>
          <w:rFonts w:ascii="Times New Roman" w:hAnsi="Times New Roman" w:cs="Times New Roman"/>
          <w:sz w:val="24"/>
          <w:szCs w:val="24"/>
          <w:highlight w:val="yellow"/>
          <w:lang w:val="id-ID"/>
          <w:rPrChange w:id="285" w:author="Jatmika Nurhadi" w:date="2019-10-25T22:17:00Z">
            <w:rPr>
              <w:rFonts w:ascii="Times New Roman" w:hAnsi="Times New Roman" w:cs="Times New Roman"/>
              <w:sz w:val="24"/>
              <w:szCs w:val="24"/>
              <w:lang w:val="id-ID"/>
            </w:rPr>
          </w:rPrChange>
        </w:rPr>
        <w:t>(Nasional et al., 1990, hal. 1)</w:t>
      </w:r>
      <w:r w:rsidR="00783F40" w:rsidRPr="005A6375">
        <w:rPr>
          <w:rFonts w:ascii="Times New Roman" w:hAnsi="Times New Roman" w:cs="Times New Roman"/>
          <w:sz w:val="24"/>
          <w:szCs w:val="24"/>
          <w:highlight w:val="yellow"/>
          <w:lang w:val="id-ID"/>
          <w:rPrChange w:id="286" w:author="Jatmika Nurhadi" w:date="2019-10-25T22:17:00Z">
            <w:rPr>
              <w:rFonts w:ascii="Times New Roman" w:hAnsi="Times New Roman" w:cs="Times New Roman"/>
              <w:sz w:val="24"/>
              <w:szCs w:val="24"/>
              <w:lang w:val="id-ID"/>
            </w:rPr>
          </w:rPrChange>
        </w:rPr>
        <w:fldChar w:fldCharType="end"/>
      </w:r>
      <w:ins w:id="287" w:author="Jatmika Nurhadi" w:date="2019-10-25T22:16:00Z">
        <w:r w:rsidR="005A6375">
          <w:rPr>
            <w:rFonts w:ascii="Times New Roman" w:hAnsi="Times New Roman" w:cs="Times New Roman"/>
            <w:sz w:val="24"/>
            <w:szCs w:val="24"/>
            <w:lang w:val="id-ID"/>
          </w:rPr>
          <w:t xml:space="preserve"> </w:t>
        </w:r>
      </w:ins>
      <w:r w:rsidR="00783F40" w:rsidRPr="005A6375">
        <w:rPr>
          <w:rFonts w:ascii="Times New Roman" w:hAnsi="Times New Roman" w:cs="Times New Roman"/>
          <w:sz w:val="24"/>
          <w:szCs w:val="24"/>
          <w:lang w:val="id-ID"/>
        </w:rPr>
        <w:t xml:space="preserve">Pendidikan tinggi adalah jenjang pendidikan setalah sekolah menegah dan yang menyelenggarakan pendidikan tinggi adalah perguruan </w:t>
      </w:r>
      <w:del w:id="288" w:author="Jatmika Nurhadi" w:date="2019-10-25T22:17:00Z">
        <w:r w:rsidR="00783F40" w:rsidRPr="005A6375" w:rsidDel="005A6375">
          <w:rPr>
            <w:rFonts w:ascii="Times New Roman" w:hAnsi="Times New Roman" w:cs="Times New Roman"/>
            <w:sz w:val="24"/>
            <w:szCs w:val="24"/>
            <w:lang w:val="id-ID"/>
          </w:rPr>
          <w:delText>tinggi.Perguruan</w:delText>
        </w:r>
      </w:del>
      <w:ins w:id="289" w:author="Jatmika Nurhadi" w:date="2019-10-25T22:17:00Z">
        <w:r w:rsidR="005A6375" w:rsidRPr="005A6375">
          <w:rPr>
            <w:rFonts w:ascii="Times New Roman" w:hAnsi="Times New Roman" w:cs="Times New Roman"/>
            <w:sz w:val="24"/>
            <w:szCs w:val="24"/>
            <w:lang w:val="id-ID"/>
          </w:rPr>
          <w:t>tinggi. Perguruan</w:t>
        </w:r>
      </w:ins>
      <w:r w:rsidR="00783F40" w:rsidRPr="005A6375">
        <w:rPr>
          <w:rFonts w:ascii="Times New Roman" w:hAnsi="Times New Roman" w:cs="Times New Roman"/>
          <w:sz w:val="24"/>
          <w:szCs w:val="24"/>
          <w:lang w:val="id-ID"/>
        </w:rPr>
        <w:t xml:space="preserve"> tinggi sering dijumpai di hampir tiap-tiap kota di Indonesia.</w:t>
      </w:r>
      <w:ins w:id="290" w:author="Jatmika Nurhadi" w:date="2019-10-25T22:17:00Z">
        <w:r w:rsidR="005A6375">
          <w:rPr>
            <w:rFonts w:ascii="Times New Roman" w:hAnsi="Times New Roman" w:cs="Times New Roman"/>
            <w:sz w:val="24"/>
            <w:szCs w:val="24"/>
            <w:lang w:val="id-ID"/>
          </w:rPr>
          <w:t xml:space="preserve"> </w:t>
        </w:r>
      </w:ins>
      <w:del w:id="291" w:author="Jatmika Nurhadi" w:date="2019-10-25T22:17:00Z">
        <w:r w:rsidR="00783F40" w:rsidRPr="005A6375" w:rsidDel="005A6375">
          <w:rPr>
            <w:rFonts w:ascii="Times New Roman" w:hAnsi="Times New Roman" w:cs="Times New Roman"/>
            <w:sz w:val="24"/>
            <w:szCs w:val="24"/>
            <w:lang w:val="id-ID"/>
          </w:rPr>
          <w:delText xml:space="preserve">keberdaan </w:delText>
        </w:r>
      </w:del>
      <w:ins w:id="292" w:author="Jatmika Nurhadi" w:date="2019-10-25T22:17:00Z">
        <w:r w:rsidR="005A6375">
          <w:rPr>
            <w:rFonts w:ascii="Times New Roman" w:hAnsi="Times New Roman" w:cs="Times New Roman"/>
            <w:sz w:val="24"/>
            <w:szCs w:val="24"/>
            <w:lang w:val="id-ID"/>
          </w:rPr>
          <w:t>K</w:t>
        </w:r>
        <w:r w:rsidR="005A6375" w:rsidRPr="005A6375">
          <w:rPr>
            <w:rFonts w:ascii="Times New Roman" w:hAnsi="Times New Roman" w:cs="Times New Roman"/>
            <w:sz w:val="24"/>
            <w:szCs w:val="24"/>
            <w:lang w:val="id-ID"/>
          </w:rPr>
          <w:t>eber</w:t>
        </w:r>
        <w:r w:rsidR="005A6375">
          <w:rPr>
            <w:rFonts w:ascii="Times New Roman" w:hAnsi="Times New Roman" w:cs="Times New Roman"/>
            <w:sz w:val="24"/>
            <w:szCs w:val="24"/>
            <w:lang w:val="id-ID"/>
          </w:rPr>
          <w:t>a</w:t>
        </w:r>
        <w:r w:rsidR="005A6375" w:rsidRPr="005A6375">
          <w:rPr>
            <w:rFonts w:ascii="Times New Roman" w:hAnsi="Times New Roman" w:cs="Times New Roman"/>
            <w:sz w:val="24"/>
            <w:szCs w:val="24"/>
            <w:lang w:val="id-ID"/>
          </w:rPr>
          <w:t xml:space="preserve">daan </w:t>
        </w:r>
      </w:ins>
      <w:r w:rsidR="00783F40" w:rsidRPr="005A6375">
        <w:rPr>
          <w:rFonts w:ascii="Times New Roman" w:hAnsi="Times New Roman" w:cs="Times New Roman"/>
          <w:sz w:val="24"/>
          <w:szCs w:val="24"/>
          <w:lang w:val="id-ID"/>
        </w:rPr>
        <w:t xml:space="preserve">perguruan tinggi itu sendiri biasanya menandai apakah kota tersebut maju atau masih </w:t>
      </w:r>
      <w:del w:id="293" w:author="Jatmika Nurhadi" w:date="2019-10-25T22:17:00Z">
        <w:r w:rsidR="00783F40" w:rsidRPr="005A6375" w:rsidDel="005A6375">
          <w:rPr>
            <w:rFonts w:ascii="Times New Roman" w:hAnsi="Times New Roman" w:cs="Times New Roman"/>
            <w:sz w:val="24"/>
            <w:szCs w:val="24"/>
            <w:lang w:val="id-ID"/>
          </w:rPr>
          <w:delText>berkembang.Biasanya</w:delText>
        </w:r>
      </w:del>
      <w:ins w:id="294" w:author="Jatmika Nurhadi" w:date="2019-10-25T22:17:00Z">
        <w:r w:rsidR="005A6375" w:rsidRPr="005A6375">
          <w:rPr>
            <w:rFonts w:ascii="Times New Roman" w:hAnsi="Times New Roman" w:cs="Times New Roman"/>
            <w:sz w:val="24"/>
            <w:szCs w:val="24"/>
            <w:lang w:val="id-ID"/>
          </w:rPr>
          <w:t>berkembang. Biasanya</w:t>
        </w:r>
      </w:ins>
      <w:r w:rsidR="00783F40" w:rsidRPr="005A6375">
        <w:rPr>
          <w:rFonts w:ascii="Times New Roman" w:hAnsi="Times New Roman" w:cs="Times New Roman"/>
          <w:sz w:val="24"/>
          <w:szCs w:val="24"/>
          <w:lang w:val="id-ID"/>
        </w:rPr>
        <w:t xml:space="preserve"> Perguruan tinggi terbaik terdapat di kota-kota besar seperti Bandung atau Jakarta</w:t>
      </w:r>
      <w:r w:rsidR="00CD4F67" w:rsidRPr="005A6375">
        <w:rPr>
          <w:rFonts w:ascii="Times New Roman" w:hAnsi="Times New Roman" w:cs="Times New Roman"/>
          <w:sz w:val="24"/>
          <w:szCs w:val="24"/>
          <w:lang w:val="id-ID"/>
        </w:rPr>
        <w:t>.</w:t>
      </w:r>
    </w:p>
    <w:p w14:paraId="10FCD9FC" w14:textId="498E2841" w:rsidR="00783F40" w:rsidRPr="005A6375" w:rsidRDefault="00BD50E8" w:rsidP="005A6375">
      <w:pPr>
        <w:spacing w:after="0" w:line="360" w:lineRule="auto"/>
        <w:jc w:val="both"/>
        <w:rPr>
          <w:rFonts w:ascii="Times New Roman" w:hAnsi="Times New Roman" w:cs="Times New Roman"/>
          <w:sz w:val="24"/>
          <w:szCs w:val="24"/>
          <w:lang w:val="id-ID"/>
        </w:rPr>
      </w:pPr>
      <w:del w:id="295" w:author="Jatmika Nurhadi" w:date="2019-10-25T22:14:00Z">
        <w:r w:rsidRPr="005A6375" w:rsidDel="005A6375">
          <w:rPr>
            <w:rFonts w:ascii="Times New Roman" w:hAnsi="Times New Roman" w:cs="Times New Roman"/>
            <w:sz w:val="24"/>
            <w:szCs w:val="24"/>
            <w:lang w:val="id-ID"/>
          </w:rPr>
          <w:delText xml:space="preserve">  </w:delText>
        </w:r>
      </w:del>
      <w:ins w:id="296" w:author="Jatmika Nurhadi" w:date="2019-10-25T22:14:00Z">
        <w:r w:rsidR="005A6375">
          <w:rPr>
            <w:rFonts w:ascii="Times New Roman" w:hAnsi="Times New Roman" w:cs="Times New Roman"/>
            <w:sz w:val="24"/>
            <w:szCs w:val="24"/>
            <w:lang w:val="id-ID"/>
          </w:rPr>
          <w:t xml:space="preserve"> </w:t>
        </w:r>
      </w:ins>
      <w:del w:id="297" w:author="Jatmika Nurhadi" w:date="2019-10-25T22:14:00Z">
        <w:r w:rsidRPr="005A6375" w:rsidDel="005A6375">
          <w:rPr>
            <w:rFonts w:ascii="Times New Roman" w:hAnsi="Times New Roman" w:cs="Times New Roman"/>
            <w:sz w:val="24"/>
            <w:szCs w:val="24"/>
            <w:lang w:val="id-ID"/>
          </w:rPr>
          <w:delText xml:space="preserve">  </w:delText>
        </w:r>
      </w:del>
      <w:ins w:id="298" w:author="Jatmika Nurhadi" w:date="2019-10-25T22:14:00Z">
        <w:r w:rsidR="005A6375">
          <w:rPr>
            <w:rFonts w:ascii="Times New Roman" w:hAnsi="Times New Roman" w:cs="Times New Roman"/>
            <w:sz w:val="24"/>
            <w:szCs w:val="24"/>
            <w:lang w:val="id-ID"/>
          </w:rPr>
          <w:t xml:space="preserve"> </w:t>
        </w:r>
      </w:ins>
      <w:ins w:id="299" w:author="Jatmika Nurhadi" w:date="2019-10-25T22:17:00Z">
        <w:r w:rsidR="005A6375">
          <w:rPr>
            <w:rFonts w:ascii="Times New Roman" w:hAnsi="Times New Roman" w:cs="Times New Roman"/>
            <w:sz w:val="24"/>
            <w:szCs w:val="24"/>
            <w:lang w:val="id-ID"/>
          </w:rPr>
          <w:tab/>
        </w:r>
      </w:ins>
      <w:r w:rsidR="00783F40" w:rsidRPr="005A6375">
        <w:rPr>
          <w:rFonts w:ascii="Times New Roman" w:hAnsi="Times New Roman" w:cs="Times New Roman"/>
          <w:sz w:val="24"/>
          <w:szCs w:val="24"/>
          <w:lang w:val="id-ID"/>
        </w:rPr>
        <w:t>Tujuan Pendidikan tinggi adalah untuk menjadi masyarakat yang terdidik,</w:t>
      </w:r>
      <w:ins w:id="300" w:author="Jatmika Nurhadi" w:date="2019-10-25T22:17:00Z">
        <w:r w:rsidR="005A6375">
          <w:rPr>
            <w:rFonts w:ascii="Times New Roman" w:hAnsi="Times New Roman" w:cs="Times New Roman"/>
            <w:sz w:val="24"/>
            <w:szCs w:val="24"/>
            <w:lang w:val="id-ID"/>
          </w:rPr>
          <w:t xml:space="preserve"> </w:t>
        </w:r>
      </w:ins>
      <w:proofErr w:type="spellStart"/>
      <w:r w:rsidR="00783F40" w:rsidRPr="005A6375">
        <w:rPr>
          <w:rFonts w:ascii="Times New Roman" w:hAnsi="Times New Roman" w:cs="Times New Roman"/>
          <w:sz w:val="24"/>
          <w:szCs w:val="24"/>
          <w:lang w:val="id-ID"/>
        </w:rPr>
        <w:t>professional</w:t>
      </w:r>
      <w:proofErr w:type="spellEnd"/>
      <w:r w:rsidR="00783F40" w:rsidRPr="005A6375">
        <w:rPr>
          <w:rFonts w:ascii="Times New Roman" w:hAnsi="Times New Roman" w:cs="Times New Roman"/>
          <w:sz w:val="24"/>
          <w:szCs w:val="24"/>
          <w:lang w:val="id-ID"/>
        </w:rPr>
        <w:t>,</w:t>
      </w:r>
      <w:ins w:id="301" w:author="Jatmika Nurhadi" w:date="2019-10-25T22:17:00Z">
        <w:r w:rsidR="005A6375">
          <w:rPr>
            <w:rFonts w:ascii="Times New Roman" w:hAnsi="Times New Roman" w:cs="Times New Roman"/>
            <w:sz w:val="24"/>
            <w:szCs w:val="24"/>
            <w:lang w:val="id-ID"/>
          </w:rPr>
          <w:t xml:space="preserve"> </w:t>
        </w:r>
      </w:ins>
      <w:r w:rsidR="00783F40" w:rsidRPr="005A6375">
        <w:rPr>
          <w:rFonts w:ascii="Times New Roman" w:hAnsi="Times New Roman" w:cs="Times New Roman"/>
          <w:sz w:val="24"/>
          <w:szCs w:val="24"/>
          <w:lang w:val="id-ID"/>
        </w:rPr>
        <w:t xml:space="preserve">dan dapat menerapkan serta menyebar luas kan ilmu pengetahuan yang di dapat dari perguruan tinggi </w:t>
      </w:r>
      <w:r w:rsidR="00783F40" w:rsidRPr="005A6375">
        <w:rPr>
          <w:rFonts w:ascii="Times New Roman" w:hAnsi="Times New Roman" w:cs="Times New Roman"/>
          <w:sz w:val="24"/>
          <w:szCs w:val="24"/>
          <w:highlight w:val="yellow"/>
          <w:lang w:val="id-ID"/>
          <w:rPrChange w:id="302" w:author="Jatmika Nurhadi" w:date="2019-10-25T22:17:00Z">
            <w:rPr>
              <w:rFonts w:ascii="Times New Roman" w:hAnsi="Times New Roman" w:cs="Times New Roman"/>
              <w:sz w:val="24"/>
              <w:szCs w:val="24"/>
              <w:lang w:val="id-ID"/>
            </w:rPr>
          </w:rPrChange>
        </w:rPr>
        <w:fldChar w:fldCharType="begin" w:fldLock="1"/>
      </w:r>
      <w:r w:rsidR="00783F40" w:rsidRPr="005A6375">
        <w:rPr>
          <w:rFonts w:ascii="Times New Roman" w:hAnsi="Times New Roman" w:cs="Times New Roman"/>
          <w:sz w:val="24"/>
          <w:szCs w:val="24"/>
          <w:highlight w:val="yellow"/>
          <w:lang w:val="id-ID"/>
          <w:rPrChange w:id="303" w:author="Jatmika Nurhadi" w:date="2019-10-25T22:17:00Z">
            <w:rPr>
              <w:rFonts w:ascii="Times New Roman" w:hAnsi="Times New Roman" w:cs="Times New Roman"/>
              <w:sz w:val="24"/>
              <w:szCs w:val="24"/>
              <w:lang w:val="id-ID"/>
            </w:rPr>
          </w:rPrChange>
        </w:rPr>
        <w:instrText>ADDIN CSL_CITATION {"citationItems":[{"id":"ITEM-1","itemData":{"author":[{"dropping-particle":"","family":"Nasional","given":"Sistem Pendidikan","non-dropping-particle":"","parse-names":false,"suffix":""},{"dropping-particle":"","family":"Pemerintah","given":"Peraturan","non-dropping-particle":"","parse-names":false,"suffix":""},{"dropping-particle":"","family":"Tinggi","given":"Pendidikan","non-dropping-particle":"","parse-names":false,"suffix":""},{"dropping-particle":"","family":"Dasar","given":"Undang","non-dropping-particle":"","parse-names":false,"suffix":""},{"dropping-particle":"","family":"Nasional","given":"Sistem Pendidikan","non-dropping-particle":"","parse-names":false,"suffix":""},{"dropping-particle":"","family":"Tahun","given":"Lembaran Negara","non-dropping-particle":"","parse-names":false,"suffix":""},{"dropping-particle":"","family":"Lembaran","given":"Tambahan","non-dropping-particle":"","parse-names":false,"suffix":""},{"dropping-particle":"","family":"Nomor","given":"Negara","non-dropping-particle":"","parse-names":false,"suffix":""},{"dropping-particle":"","family":"Pemerintah","given":"Dalam Peraturan","non-dropping-particle":"","parse-names":false,"suffix":""}],"id":"ITEM-1","issued":{"date-parts":[["1990"]]},"page":"1-52","title":"Peraturan Pemerintah Republik Indonesia Tentang Pendidikan Tinggi Presiden Republik Indonesia , Memutuskan : Ketentuan Umum","type":"article-journal"},"locator":"2","uris":["http://www.mendeley.com/documents/?uuid=936c2959-7daa-4d4b-9ee0-d43eb60a5a09"]}],"mendeley":{"formattedCitation":"(Nasional et al., 1990, hal. 2)","plainTextFormattedCitation":"(Nasional et al., 1990, hal. 2)","previouslyFormattedCitation":"(Nasional et al., 1990, hal. 2)"},"properties":{"noteIndex":0},"schema":"https://github.com/citation-style-language/schema/raw/master/csl-citation.json"}</w:instrText>
      </w:r>
      <w:r w:rsidR="00783F40" w:rsidRPr="005A6375">
        <w:rPr>
          <w:rFonts w:ascii="Times New Roman" w:hAnsi="Times New Roman" w:cs="Times New Roman"/>
          <w:sz w:val="24"/>
          <w:szCs w:val="24"/>
          <w:highlight w:val="yellow"/>
          <w:lang w:val="id-ID"/>
          <w:rPrChange w:id="304" w:author="Jatmika Nurhadi" w:date="2019-10-25T22:17:00Z">
            <w:rPr>
              <w:rFonts w:ascii="Times New Roman" w:hAnsi="Times New Roman" w:cs="Times New Roman"/>
              <w:sz w:val="24"/>
              <w:szCs w:val="24"/>
              <w:lang w:val="id-ID"/>
            </w:rPr>
          </w:rPrChange>
        </w:rPr>
        <w:fldChar w:fldCharType="separate"/>
      </w:r>
      <w:r w:rsidR="00783F40" w:rsidRPr="005A6375">
        <w:rPr>
          <w:rFonts w:ascii="Times New Roman" w:hAnsi="Times New Roman" w:cs="Times New Roman"/>
          <w:sz w:val="24"/>
          <w:szCs w:val="24"/>
          <w:highlight w:val="yellow"/>
          <w:lang w:val="id-ID"/>
          <w:rPrChange w:id="305" w:author="Jatmika Nurhadi" w:date="2019-10-25T22:17:00Z">
            <w:rPr>
              <w:rFonts w:ascii="Times New Roman" w:hAnsi="Times New Roman" w:cs="Times New Roman"/>
              <w:sz w:val="24"/>
              <w:szCs w:val="24"/>
              <w:lang w:val="id-ID"/>
            </w:rPr>
          </w:rPrChange>
        </w:rPr>
        <w:t>(Nasional et al., 1990, hal. 2)</w:t>
      </w:r>
      <w:r w:rsidR="00783F40" w:rsidRPr="005A6375">
        <w:rPr>
          <w:rFonts w:ascii="Times New Roman" w:hAnsi="Times New Roman" w:cs="Times New Roman"/>
          <w:sz w:val="24"/>
          <w:szCs w:val="24"/>
          <w:highlight w:val="yellow"/>
          <w:lang w:val="id-ID"/>
          <w:rPrChange w:id="306" w:author="Jatmika Nurhadi" w:date="2019-10-25T22:17:00Z">
            <w:rPr>
              <w:rFonts w:ascii="Times New Roman" w:hAnsi="Times New Roman" w:cs="Times New Roman"/>
              <w:sz w:val="24"/>
              <w:szCs w:val="24"/>
              <w:lang w:val="id-ID"/>
            </w:rPr>
          </w:rPrChange>
        </w:rPr>
        <w:fldChar w:fldCharType="end"/>
      </w:r>
      <w:r w:rsidR="00783F40" w:rsidRPr="005A6375">
        <w:rPr>
          <w:rFonts w:ascii="Times New Roman" w:hAnsi="Times New Roman" w:cs="Times New Roman"/>
          <w:sz w:val="24"/>
          <w:szCs w:val="24"/>
          <w:highlight w:val="yellow"/>
          <w:lang w:val="id-ID"/>
          <w:rPrChange w:id="307" w:author="Jatmika Nurhadi" w:date="2019-10-25T22:17:00Z">
            <w:rPr>
              <w:rFonts w:ascii="Times New Roman" w:hAnsi="Times New Roman" w:cs="Times New Roman"/>
              <w:sz w:val="24"/>
              <w:szCs w:val="24"/>
              <w:lang w:val="id-ID"/>
            </w:rPr>
          </w:rPrChange>
        </w:rPr>
        <w:t>.</w:t>
      </w:r>
      <w:ins w:id="308" w:author="Jatmika Nurhadi" w:date="2019-10-25T22:17:00Z">
        <w:r w:rsidR="005A6375">
          <w:rPr>
            <w:rFonts w:ascii="Times New Roman" w:hAnsi="Times New Roman" w:cs="Times New Roman"/>
            <w:sz w:val="24"/>
            <w:szCs w:val="24"/>
            <w:lang w:val="id-ID"/>
          </w:rPr>
          <w:t xml:space="preserve"> </w:t>
        </w:r>
      </w:ins>
      <w:r w:rsidR="00783F40" w:rsidRPr="005A6375">
        <w:rPr>
          <w:rFonts w:ascii="Times New Roman" w:hAnsi="Times New Roman" w:cs="Times New Roman"/>
          <w:sz w:val="24"/>
          <w:szCs w:val="24"/>
          <w:lang w:val="id-ID"/>
        </w:rPr>
        <w:t xml:space="preserve">Perguruan </w:t>
      </w:r>
      <w:r w:rsidR="00783F40" w:rsidRPr="005A6375">
        <w:rPr>
          <w:rFonts w:ascii="Times New Roman" w:hAnsi="Times New Roman" w:cs="Times New Roman"/>
          <w:sz w:val="24"/>
          <w:szCs w:val="24"/>
          <w:lang w:val="id-ID"/>
        </w:rPr>
        <w:lastRenderedPageBreak/>
        <w:t xml:space="preserve">tinggi tidak hanya sebagai sekolah di jenjang Pendidikan tinggi saja Perguruan tinggi juga </w:t>
      </w:r>
      <w:del w:id="309" w:author="Jatmika Nurhadi" w:date="2019-10-25T22:17:00Z">
        <w:r w:rsidR="00783F40" w:rsidRPr="005A6375" w:rsidDel="005A6375">
          <w:rPr>
            <w:rFonts w:ascii="Times New Roman" w:hAnsi="Times New Roman" w:cs="Times New Roman"/>
            <w:sz w:val="24"/>
            <w:szCs w:val="24"/>
            <w:lang w:val="id-ID"/>
          </w:rPr>
          <w:delText>sabagai</w:delText>
        </w:r>
      </w:del>
      <w:ins w:id="310" w:author="Jatmika Nurhadi" w:date="2019-10-25T22:17:00Z">
        <w:r w:rsidR="005A6375" w:rsidRPr="005A6375">
          <w:rPr>
            <w:rFonts w:ascii="Times New Roman" w:hAnsi="Times New Roman" w:cs="Times New Roman"/>
            <w:sz w:val="24"/>
            <w:szCs w:val="24"/>
            <w:lang w:val="id-ID"/>
          </w:rPr>
          <w:t>sebagai</w:t>
        </w:r>
      </w:ins>
      <w:r w:rsidR="00783F40" w:rsidRPr="005A6375">
        <w:rPr>
          <w:rFonts w:ascii="Times New Roman" w:hAnsi="Times New Roman" w:cs="Times New Roman"/>
          <w:sz w:val="24"/>
          <w:szCs w:val="24"/>
          <w:lang w:val="id-ID"/>
        </w:rPr>
        <w:t xml:space="preserve"> penghasil anggota masyarakat yang berguna bagi masyarakat bahkan dapat membangun lingkungan sekitar agar tidak ketinggalan tentang ilmu pengetahuan dengan daerah-daerah yang sudah </w:t>
      </w:r>
      <w:del w:id="311" w:author="Jatmika Nurhadi" w:date="2019-10-25T22:17:00Z">
        <w:r w:rsidR="00783F40" w:rsidRPr="005A6375" w:rsidDel="005A6375">
          <w:rPr>
            <w:rFonts w:ascii="Times New Roman" w:hAnsi="Times New Roman" w:cs="Times New Roman"/>
            <w:sz w:val="24"/>
            <w:szCs w:val="24"/>
            <w:lang w:val="id-ID"/>
          </w:rPr>
          <w:delText>maju.Terutama</w:delText>
        </w:r>
      </w:del>
      <w:ins w:id="312" w:author="Jatmika Nurhadi" w:date="2019-10-25T22:17:00Z">
        <w:r w:rsidR="005A6375" w:rsidRPr="005A6375">
          <w:rPr>
            <w:rFonts w:ascii="Times New Roman" w:hAnsi="Times New Roman" w:cs="Times New Roman"/>
            <w:sz w:val="24"/>
            <w:szCs w:val="24"/>
            <w:lang w:val="id-ID"/>
          </w:rPr>
          <w:t>maju. Terutama</w:t>
        </w:r>
      </w:ins>
      <w:r w:rsidR="00783F40" w:rsidRPr="005A6375">
        <w:rPr>
          <w:rFonts w:ascii="Times New Roman" w:hAnsi="Times New Roman" w:cs="Times New Roman"/>
          <w:sz w:val="24"/>
          <w:szCs w:val="24"/>
          <w:lang w:val="id-ID"/>
        </w:rPr>
        <w:t xml:space="preserve"> di daerah pedesaan karna di daerah seperti itu masih banyak ketertinggalan dengan daerah kota</w:t>
      </w:r>
    </w:p>
    <w:p w14:paraId="4F434C8C" w14:textId="6D7DDCBC" w:rsidR="00783F40" w:rsidRPr="005A6375" w:rsidRDefault="00783F40" w:rsidP="005A6375">
      <w:pPr>
        <w:spacing w:after="0" w:line="360" w:lineRule="auto"/>
        <w:ind w:firstLine="720"/>
        <w:jc w:val="both"/>
        <w:rPr>
          <w:rFonts w:ascii="Times New Roman" w:hAnsi="Times New Roman" w:cs="Times New Roman"/>
          <w:sz w:val="24"/>
          <w:szCs w:val="24"/>
          <w:lang w:val="id-ID"/>
        </w:rPr>
      </w:pPr>
      <w:r w:rsidRPr="005A6375">
        <w:rPr>
          <w:rFonts w:ascii="Times New Roman" w:hAnsi="Times New Roman" w:cs="Times New Roman"/>
          <w:sz w:val="24"/>
          <w:szCs w:val="24"/>
          <w:lang w:val="id-ID"/>
        </w:rPr>
        <w:t xml:space="preserve"> Perbedaan Perguruan Tinggi Negeri dan Perguruan Tinggi Swasta adalah Perguruan Tinggi Negeri didirikan oleh pemerintah langsung sedang kan Perguruan Tinggi Swasta didirikan oleh masyarakat dan memperoleh izin dari Menteri </w:t>
      </w:r>
      <w:r w:rsidRPr="005A6375">
        <w:rPr>
          <w:rFonts w:ascii="Times New Roman" w:hAnsi="Times New Roman" w:cs="Times New Roman"/>
          <w:sz w:val="24"/>
          <w:szCs w:val="24"/>
          <w:highlight w:val="yellow"/>
          <w:lang w:val="id-ID"/>
          <w:rPrChange w:id="313" w:author="Jatmika Nurhadi" w:date="2019-10-25T22:17:00Z">
            <w:rPr>
              <w:rFonts w:ascii="Times New Roman" w:hAnsi="Times New Roman" w:cs="Times New Roman"/>
              <w:sz w:val="24"/>
              <w:szCs w:val="24"/>
              <w:lang w:val="id-ID"/>
            </w:rPr>
          </w:rPrChange>
        </w:rPr>
        <w:fldChar w:fldCharType="begin" w:fldLock="1"/>
      </w:r>
      <w:r w:rsidRPr="005A6375">
        <w:rPr>
          <w:rFonts w:ascii="Times New Roman" w:hAnsi="Times New Roman" w:cs="Times New Roman"/>
          <w:sz w:val="24"/>
          <w:szCs w:val="24"/>
          <w:highlight w:val="yellow"/>
          <w:lang w:val="id-ID"/>
          <w:rPrChange w:id="314" w:author="Jatmika Nurhadi" w:date="2019-10-25T22:17:00Z">
            <w:rPr>
              <w:rFonts w:ascii="Times New Roman" w:hAnsi="Times New Roman" w:cs="Times New Roman"/>
              <w:sz w:val="24"/>
              <w:szCs w:val="24"/>
              <w:lang w:val="id-ID"/>
            </w:rPr>
          </w:rPrChange>
        </w:rPr>
        <w:instrText>ADDIN CSL_CITATION {"citationItems":[{"id":"ITEM-1","itemData":{"abstract":"Contrary to belief, older people in South Africa and Brazil become happier as they age. New research suggests that, with the right policies in place, a developing country can significantly improve the well-being of its older citizens.","author":[{"dropping-particle":"","family":"Manusia","given":"Kementerian Hukum dan Hak Asasi","non-dropping-particle":"","parse-names":false,"suffix":""}],"id":"ITEM-1","issued":{"date-parts":[["2014"]]},"title":"Penyelenggaraan Pendidikan Tinggi Dan Pengelolaan Perguruan Tinggi Dengan","type":"article-journal"},"locator":"9","uris":["http://www.mendeley.com/documents/?uuid=d05df1c8-b5a4-48cd-a2bf-e0223ba2bcea"]}],"mendeley":{"formattedCitation":"(Manusia, 2014, hal. 9)","plainTextFormattedCitation":"(Manusia, 2014, hal. 9)"},"properties":{"noteIndex":0},"schema":"https://github.com/citation-style-language/schema/raw/master/csl-citation.json"}</w:instrText>
      </w:r>
      <w:r w:rsidRPr="005A6375">
        <w:rPr>
          <w:rFonts w:ascii="Times New Roman" w:hAnsi="Times New Roman" w:cs="Times New Roman"/>
          <w:sz w:val="24"/>
          <w:szCs w:val="24"/>
          <w:highlight w:val="yellow"/>
          <w:lang w:val="id-ID"/>
          <w:rPrChange w:id="315" w:author="Jatmika Nurhadi" w:date="2019-10-25T22:17:00Z">
            <w:rPr>
              <w:rFonts w:ascii="Times New Roman" w:hAnsi="Times New Roman" w:cs="Times New Roman"/>
              <w:sz w:val="24"/>
              <w:szCs w:val="24"/>
              <w:lang w:val="id-ID"/>
            </w:rPr>
          </w:rPrChange>
        </w:rPr>
        <w:fldChar w:fldCharType="separate"/>
      </w:r>
      <w:r w:rsidRPr="005A6375">
        <w:rPr>
          <w:rFonts w:ascii="Times New Roman" w:hAnsi="Times New Roman" w:cs="Times New Roman"/>
          <w:sz w:val="24"/>
          <w:szCs w:val="24"/>
          <w:highlight w:val="yellow"/>
          <w:lang w:val="id-ID"/>
          <w:rPrChange w:id="316" w:author="Jatmika Nurhadi" w:date="2019-10-25T22:17:00Z">
            <w:rPr>
              <w:rFonts w:ascii="Times New Roman" w:hAnsi="Times New Roman" w:cs="Times New Roman"/>
              <w:sz w:val="24"/>
              <w:szCs w:val="24"/>
              <w:lang w:val="id-ID"/>
            </w:rPr>
          </w:rPrChange>
        </w:rPr>
        <w:t>(Manusia, 2014, hal. 9)</w:t>
      </w:r>
      <w:r w:rsidRPr="005A6375">
        <w:rPr>
          <w:rFonts w:ascii="Times New Roman" w:hAnsi="Times New Roman" w:cs="Times New Roman"/>
          <w:sz w:val="24"/>
          <w:szCs w:val="24"/>
          <w:highlight w:val="yellow"/>
          <w:lang w:val="id-ID"/>
          <w:rPrChange w:id="317" w:author="Jatmika Nurhadi" w:date="2019-10-25T22:17:00Z">
            <w:rPr>
              <w:rFonts w:ascii="Times New Roman" w:hAnsi="Times New Roman" w:cs="Times New Roman"/>
              <w:sz w:val="24"/>
              <w:szCs w:val="24"/>
              <w:lang w:val="id-ID"/>
            </w:rPr>
          </w:rPrChange>
        </w:rPr>
        <w:fldChar w:fldCharType="end"/>
      </w:r>
      <w:r w:rsidRPr="005A6375">
        <w:rPr>
          <w:rFonts w:ascii="Times New Roman" w:hAnsi="Times New Roman" w:cs="Times New Roman"/>
          <w:sz w:val="24"/>
          <w:szCs w:val="24"/>
          <w:highlight w:val="yellow"/>
          <w:lang w:val="id-ID"/>
          <w:rPrChange w:id="318" w:author="Jatmika Nurhadi" w:date="2019-10-25T22:17:00Z">
            <w:rPr>
              <w:rFonts w:ascii="Times New Roman" w:hAnsi="Times New Roman" w:cs="Times New Roman"/>
              <w:sz w:val="24"/>
              <w:szCs w:val="24"/>
              <w:lang w:val="id-ID"/>
            </w:rPr>
          </w:rPrChange>
        </w:rPr>
        <w:t>.</w:t>
      </w:r>
      <w:ins w:id="319" w:author="Jatmika Nurhadi" w:date="2019-10-25T22:17:00Z">
        <w:r w:rsidR="005A6375">
          <w:rPr>
            <w:rFonts w:ascii="Times New Roman" w:hAnsi="Times New Roman" w:cs="Times New Roman"/>
            <w:sz w:val="24"/>
            <w:szCs w:val="24"/>
            <w:lang w:val="id-ID"/>
          </w:rPr>
          <w:t xml:space="preserve"> </w:t>
        </w:r>
      </w:ins>
      <w:r w:rsidRPr="005A6375">
        <w:rPr>
          <w:rFonts w:ascii="Times New Roman" w:hAnsi="Times New Roman" w:cs="Times New Roman"/>
          <w:sz w:val="24"/>
          <w:szCs w:val="24"/>
          <w:lang w:val="id-ID"/>
        </w:rPr>
        <w:t xml:space="preserve">Perbedaan yang paling mendasar adalah Yang pertama tentang fasilitas di perguruan tinggi swasta fasilitas dan bangunan tiap Gedung cenderung lebih mapan dari pada perguruan tinggi negeri karna perguruan tinggi swasta didirikan oleh masyarakat atau perorangan yang mungkin untuk perihal dana lebih mudah dari pada </w:t>
      </w:r>
      <w:del w:id="320" w:author="Jatmika Nurhadi" w:date="2019-10-25T22:17:00Z">
        <w:r w:rsidRPr="005A6375" w:rsidDel="005A6375">
          <w:rPr>
            <w:rFonts w:ascii="Times New Roman" w:hAnsi="Times New Roman" w:cs="Times New Roman"/>
            <w:sz w:val="24"/>
            <w:szCs w:val="24"/>
            <w:lang w:val="id-ID"/>
          </w:rPr>
          <w:delText>negeri.Yang</w:delText>
        </w:r>
      </w:del>
      <w:ins w:id="321" w:author="Jatmika Nurhadi" w:date="2019-10-25T22:17:00Z">
        <w:r w:rsidR="005A6375" w:rsidRPr="005A6375">
          <w:rPr>
            <w:rFonts w:ascii="Times New Roman" w:hAnsi="Times New Roman" w:cs="Times New Roman"/>
            <w:sz w:val="24"/>
            <w:szCs w:val="24"/>
            <w:lang w:val="id-ID"/>
          </w:rPr>
          <w:t>negeri. Yang</w:t>
        </w:r>
      </w:ins>
      <w:r w:rsidRPr="005A6375">
        <w:rPr>
          <w:rFonts w:ascii="Times New Roman" w:hAnsi="Times New Roman" w:cs="Times New Roman"/>
          <w:sz w:val="24"/>
          <w:szCs w:val="24"/>
          <w:lang w:val="id-ID"/>
        </w:rPr>
        <w:t xml:space="preserve"> kedua adalah tentang eksistensi perguruan tinggi negeri biasanya di pandang lebih karna biasanya berisi orang-orang yang terseleksi </w:t>
      </w:r>
      <w:del w:id="322" w:author="Jatmika Nurhadi" w:date="2019-10-25T22:17:00Z">
        <w:r w:rsidRPr="005A6375" w:rsidDel="005A6375">
          <w:rPr>
            <w:rFonts w:ascii="Times New Roman" w:hAnsi="Times New Roman" w:cs="Times New Roman"/>
            <w:sz w:val="24"/>
            <w:szCs w:val="24"/>
            <w:lang w:val="id-ID"/>
          </w:rPr>
          <w:delText>maksimal,sedangkan</w:delText>
        </w:r>
      </w:del>
      <w:ins w:id="323" w:author="Jatmika Nurhadi" w:date="2019-10-25T22:17:00Z">
        <w:r w:rsidR="005A6375" w:rsidRPr="005A6375">
          <w:rPr>
            <w:rFonts w:ascii="Times New Roman" w:hAnsi="Times New Roman" w:cs="Times New Roman"/>
            <w:sz w:val="24"/>
            <w:szCs w:val="24"/>
            <w:lang w:val="id-ID"/>
          </w:rPr>
          <w:t>maksimal, sedangkan</w:t>
        </w:r>
      </w:ins>
      <w:r w:rsidRPr="005A6375">
        <w:rPr>
          <w:rFonts w:ascii="Times New Roman" w:hAnsi="Times New Roman" w:cs="Times New Roman"/>
          <w:sz w:val="24"/>
          <w:szCs w:val="24"/>
          <w:lang w:val="id-ID"/>
        </w:rPr>
        <w:t xml:space="preserve"> perguruan tinggi swasta kurang di pandang lebih karna jalur seleksi yang kurang maksimal </w:t>
      </w:r>
    </w:p>
    <w:p w14:paraId="63DC72F2" w14:textId="10607EB7" w:rsidR="000A561D" w:rsidDel="005A6375" w:rsidRDefault="00271F33" w:rsidP="005A6375">
      <w:pPr>
        <w:spacing w:after="0" w:line="360" w:lineRule="auto"/>
        <w:jc w:val="center"/>
        <w:rPr>
          <w:del w:id="324" w:author="Jatmika Nurhadi" w:date="2019-10-25T22:17:00Z"/>
          <w:rFonts w:ascii="Times New Roman" w:hAnsi="Times New Roman" w:cs="Times New Roman"/>
          <w:sz w:val="24"/>
          <w:szCs w:val="24"/>
          <w:lang w:val="id-ID"/>
        </w:rPr>
      </w:pPr>
      <w:del w:id="325" w:author="Jatmika Nurhadi" w:date="2019-10-25T22:17:00Z">
        <w:r w:rsidRPr="005A6375" w:rsidDel="005A6375">
          <w:rPr>
            <w:rFonts w:ascii="Times New Roman" w:hAnsi="Times New Roman" w:cs="Times New Roman"/>
            <w:sz w:val="24"/>
            <w:szCs w:val="24"/>
            <w:lang w:val="id-ID"/>
          </w:rPr>
          <w:delText>BAB III</w:delText>
        </w:r>
      </w:del>
    </w:p>
    <w:p w14:paraId="60E9FF48" w14:textId="77777777" w:rsidR="005A6375" w:rsidRPr="005A6375" w:rsidRDefault="005A6375" w:rsidP="005A6375">
      <w:pPr>
        <w:spacing w:after="0" w:line="360" w:lineRule="auto"/>
        <w:jc w:val="center"/>
        <w:rPr>
          <w:ins w:id="326" w:author="Jatmika Nurhadi" w:date="2019-10-25T22:17:00Z"/>
          <w:rFonts w:ascii="Times New Roman" w:hAnsi="Times New Roman" w:cs="Times New Roman"/>
          <w:sz w:val="24"/>
          <w:szCs w:val="24"/>
          <w:lang w:val="id-ID"/>
        </w:rPr>
      </w:pPr>
    </w:p>
    <w:p w14:paraId="1B3290D2" w14:textId="4F3B960A" w:rsidR="000A561D" w:rsidRPr="005A6375" w:rsidDel="005A6375" w:rsidRDefault="005A6375" w:rsidP="00655F52">
      <w:pPr>
        <w:spacing w:after="0" w:line="360" w:lineRule="auto"/>
        <w:jc w:val="both"/>
        <w:rPr>
          <w:del w:id="327" w:author="Jatmika Nurhadi" w:date="2019-10-25T22:17:00Z"/>
          <w:rFonts w:ascii="Times New Roman" w:hAnsi="Times New Roman" w:cs="Times New Roman"/>
          <w:b/>
          <w:bCs/>
          <w:sz w:val="24"/>
          <w:szCs w:val="24"/>
          <w:lang w:val="id-ID"/>
          <w:rPrChange w:id="328" w:author="Jatmika Nurhadi" w:date="2019-10-25T22:17:00Z">
            <w:rPr>
              <w:del w:id="329" w:author="Jatmika Nurhadi" w:date="2019-10-25T22:17:00Z"/>
              <w:rFonts w:ascii="Times New Roman" w:hAnsi="Times New Roman" w:cs="Times New Roman"/>
              <w:sz w:val="24"/>
              <w:szCs w:val="24"/>
              <w:lang w:val="id-ID"/>
            </w:rPr>
          </w:rPrChange>
        </w:rPr>
        <w:pPrChange w:id="330" w:author="Jatmika Nurhadi" w:date="2019-10-26T13:52:00Z">
          <w:pPr>
            <w:spacing w:after="0" w:line="360" w:lineRule="auto"/>
            <w:jc w:val="center"/>
          </w:pPr>
        </w:pPrChange>
      </w:pPr>
      <w:ins w:id="331" w:author="Jatmika Nurhadi" w:date="2019-10-25T22:17:00Z">
        <w:r>
          <w:rPr>
            <w:rFonts w:ascii="Times New Roman" w:hAnsi="Times New Roman" w:cs="Times New Roman"/>
            <w:b/>
            <w:bCs/>
            <w:sz w:val="24"/>
            <w:szCs w:val="24"/>
            <w:lang w:val="id-ID"/>
          </w:rPr>
          <w:t xml:space="preserve">3. </w:t>
        </w:r>
      </w:ins>
      <w:del w:id="332" w:author="Jatmika Nurhadi" w:date="2019-10-26T13:52:00Z">
        <w:r w:rsidR="00271F33" w:rsidRPr="005A6375" w:rsidDel="00655F52">
          <w:rPr>
            <w:rFonts w:ascii="Times New Roman" w:hAnsi="Times New Roman" w:cs="Times New Roman"/>
            <w:b/>
            <w:bCs/>
            <w:sz w:val="24"/>
            <w:szCs w:val="24"/>
            <w:lang w:val="id-ID"/>
            <w:rPrChange w:id="333" w:author="Jatmika Nurhadi" w:date="2019-10-25T22:17:00Z">
              <w:rPr>
                <w:rFonts w:ascii="Times New Roman" w:hAnsi="Times New Roman" w:cs="Times New Roman"/>
                <w:sz w:val="24"/>
                <w:szCs w:val="24"/>
                <w:lang w:val="id-ID"/>
              </w:rPr>
            </w:rPrChange>
          </w:rPr>
          <w:delText>ANALISIS</w:delText>
        </w:r>
      </w:del>
    </w:p>
    <w:p w14:paraId="7DEA9922" w14:textId="3BF7E2F0" w:rsidR="000A561D" w:rsidRPr="005A6375" w:rsidDel="00655F52" w:rsidRDefault="000A561D" w:rsidP="00655F52">
      <w:pPr>
        <w:spacing w:after="0" w:line="360" w:lineRule="auto"/>
        <w:jc w:val="both"/>
        <w:rPr>
          <w:del w:id="334" w:author="Jatmika Nurhadi" w:date="2019-10-26T13:52:00Z"/>
          <w:rFonts w:ascii="Times New Roman" w:hAnsi="Times New Roman" w:cs="Times New Roman"/>
          <w:b/>
          <w:bCs/>
          <w:sz w:val="24"/>
          <w:szCs w:val="24"/>
          <w:lang w:val="id-ID"/>
          <w:rPrChange w:id="335" w:author="Jatmika Nurhadi" w:date="2019-10-25T22:17:00Z">
            <w:rPr>
              <w:del w:id="336" w:author="Jatmika Nurhadi" w:date="2019-10-26T13:52:00Z"/>
              <w:rFonts w:ascii="Times New Roman" w:hAnsi="Times New Roman" w:cs="Times New Roman"/>
              <w:sz w:val="24"/>
              <w:szCs w:val="24"/>
              <w:lang w:val="id-ID"/>
            </w:rPr>
          </w:rPrChange>
        </w:rPr>
        <w:pPrChange w:id="337" w:author="Jatmika Nurhadi" w:date="2019-10-26T13:52:00Z">
          <w:pPr>
            <w:tabs>
              <w:tab w:val="left" w:pos="2839"/>
            </w:tabs>
            <w:spacing w:after="0" w:line="360" w:lineRule="auto"/>
            <w:jc w:val="both"/>
          </w:pPr>
        </w:pPrChange>
      </w:pPr>
    </w:p>
    <w:p w14:paraId="2C01AD2E" w14:textId="005AB83C" w:rsidR="000A561D" w:rsidRPr="005A6375" w:rsidRDefault="00271F33" w:rsidP="00655F52">
      <w:pPr>
        <w:spacing w:after="0" w:line="360" w:lineRule="auto"/>
        <w:jc w:val="both"/>
        <w:rPr>
          <w:rFonts w:ascii="Times New Roman" w:hAnsi="Times New Roman" w:cs="Times New Roman"/>
          <w:b/>
          <w:bCs/>
          <w:sz w:val="24"/>
          <w:szCs w:val="24"/>
          <w:lang w:val="id-ID"/>
          <w:rPrChange w:id="338" w:author="Jatmika Nurhadi" w:date="2019-10-25T22:17:00Z">
            <w:rPr>
              <w:rFonts w:ascii="Times New Roman" w:hAnsi="Times New Roman" w:cs="Times New Roman"/>
              <w:sz w:val="24"/>
              <w:szCs w:val="24"/>
              <w:lang w:val="id-ID"/>
            </w:rPr>
          </w:rPrChange>
        </w:rPr>
        <w:pPrChange w:id="339" w:author="Jatmika Nurhadi" w:date="2019-10-26T13:52:00Z">
          <w:pPr>
            <w:spacing w:after="0" w:line="360" w:lineRule="auto"/>
            <w:jc w:val="both"/>
          </w:pPr>
        </w:pPrChange>
      </w:pPr>
      <w:del w:id="340" w:author="Jatmika Nurhadi" w:date="2019-10-26T13:52:00Z">
        <w:r w:rsidRPr="005A6375" w:rsidDel="00655F52">
          <w:rPr>
            <w:rFonts w:ascii="Times New Roman" w:hAnsi="Times New Roman" w:cs="Times New Roman"/>
            <w:b/>
            <w:bCs/>
            <w:sz w:val="24"/>
            <w:szCs w:val="24"/>
            <w:lang w:val="id-ID"/>
            <w:rPrChange w:id="341" w:author="Jatmika Nurhadi" w:date="2019-10-25T22:17:00Z">
              <w:rPr>
                <w:rFonts w:ascii="Times New Roman" w:hAnsi="Times New Roman" w:cs="Times New Roman"/>
                <w:sz w:val="24"/>
                <w:szCs w:val="24"/>
                <w:lang w:val="id-ID"/>
              </w:rPr>
            </w:rPrChange>
          </w:rPr>
          <w:delText>3.1</w:delText>
        </w:r>
      </w:del>
      <w:r w:rsidR="00655F52" w:rsidRPr="005A6375">
        <w:rPr>
          <w:rFonts w:ascii="Times New Roman" w:hAnsi="Times New Roman" w:cs="Times New Roman"/>
          <w:b/>
          <w:bCs/>
          <w:sz w:val="24"/>
          <w:szCs w:val="24"/>
          <w:lang w:val="id-ID"/>
          <w:rPrChange w:id="342" w:author="Jatmika Nurhadi" w:date="2019-10-25T22:17:00Z">
            <w:rPr>
              <w:rFonts w:ascii="Times New Roman" w:hAnsi="Times New Roman" w:cs="Times New Roman"/>
              <w:b/>
              <w:bCs/>
              <w:sz w:val="24"/>
              <w:szCs w:val="24"/>
              <w:lang w:val="id-ID"/>
            </w:rPr>
          </w:rPrChange>
        </w:rPr>
        <w:t xml:space="preserve">ALASAN </w:t>
      </w:r>
      <w:r w:rsidR="00655F52" w:rsidRPr="005A6375">
        <w:rPr>
          <w:rFonts w:ascii="Times New Roman" w:hAnsi="Times New Roman" w:cs="Times New Roman"/>
          <w:b/>
          <w:bCs/>
          <w:sz w:val="24"/>
          <w:szCs w:val="24"/>
          <w:lang w:val="id-ID"/>
        </w:rPr>
        <w:t xml:space="preserve">MAHASISWA TELKOM </w:t>
      </w:r>
      <w:r w:rsidR="00655F52" w:rsidRPr="005A6375">
        <w:rPr>
          <w:rFonts w:ascii="Times New Roman" w:hAnsi="Times New Roman" w:cs="Times New Roman"/>
          <w:b/>
          <w:bCs/>
          <w:sz w:val="24"/>
          <w:szCs w:val="24"/>
          <w:lang w:val="id-ID"/>
          <w:rPrChange w:id="343" w:author="Jatmika Nurhadi" w:date="2019-10-25T22:17:00Z">
            <w:rPr>
              <w:rFonts w:ascii="Times New Roman" w:hAnsi="Times New Roman" w:cs="Times New Roman"/>
              <w:b/>
              <w:bCs/>
              <w:sz w:val="24"/>
              <w:szCs w:val="24"/>
              <w:lang w:val="id-ID"/>
            </w:rPr>
          </w:rPrChange>
        </w:rPr>
        <w:t>UNIVERSITY (</w:t>
      </w:r>
      <w:del w:id="344" w:author="Jatmika Nurhadi" w:date="2019-10-25T22:14:00Z">
        <w:r w:rsidRPr="005A6375" w:rsidDel="005A6375">
          <w:rPr>
            <w:rFonts w:ascii="Times New Roman" w:hAnsi="Times New Roman" w:cs="Times New Roman"/>
            <w:b/>
            <w:bCs/>
            <w:sz w:val="24"/>
            <w:szCs w:val="24"/>
            <w:lang w:val="id-ID"/>
            <w:rPrChange w:id="345" w:author="Jatmika Nurhadi" w:date="2019-10-25T22:17:00Z">
              <w:rPr>
                <w:rFonts w:ascii="Times New Roman" w:hAnsi="Times New Roman" w:cs="Times New Roman"/>
                <w:sz w:val="24"/>
                <w:szCs w:val="24"/>
                <w:lang w:val="id-ID"/>
              </w:rPr>
            </w:rPrChange>
          </w:rPr>
          <w:delText>Telutizen</w:delText>
        </w:r>
      </w:del>
      <w:ins w:id="346" w:author="Jatmika Nurhadi" w:date="2019-10-25T22:14:00Z">
        <w:r w:rsidR="00655F52" w:rsidRPr="005A6375">
          <w:rPr>
            <w:rFonts w:ascii="Times New Roman" w:hAnsi="Times New Roman" w:cs="Times New Roman"/>
            <w:b/>
            <w:bCs/>
            <w:i/>
            <w:iCs/>
            <w:sz w:val="24"/>
            <w:szCs w:val="24"/>
            <w:lang w:val="id-ID"/>
            <w:rPrChange w:id="347" w:author="Jatmika Nurhadi" w:date="2019-10-25T22:17:00Z">
              <w:rPr>
                <w:rFonts w:ascii="Times New Roman" w:hAnsi="Times New Roman" w:cs="Times New Roman"/>
                <w:b/>
                <w:bCs/>
                <w:i/>
                <w:iCs/>
                <w:sz w:val="24"/>
                <w:szCs w:val="24"/>
                <w:lang w:val="id-ID"/>
              </w:rPr>
            </w:rPrChange>
          </w:rPr>
          <w:t>TELUTIZEN</w:t>
        </w:r>
      </w:ins>
      <w:r w:rsidR="00655F52" w:rsidRPr="005A6375">
        <w:rPr>
          <w:rFonts w:ascii="Times New Roman" w:hAnsi="Times New Roman" w:cs="Times New Roman"/>
          <w:b/>
          <w:bCs/>
          <w:sz w:val="24"/>
          <w:szCs w:val="24"/>
          <w:lang w:val="id-ID"/>
          <w:rPrChange w:id="348" w:author="Jatmika Nurhadi" w:date="2019-10-25T22:17:00Z">
            <w:rPr>
              <w:rFonts w:ascii="Times New Roman" w:hAnsi="Times New Roman" w:cs="Times New Roman"/>
              <w:b/>
              <w:bCs/>
              <w:sz w:val="24"/>
              <w:szCs w:val="24"/>
              <w:lang w:val="id-ID"/>
            </w:rPr>
          </w:rPrChange>
        </w:rPr>
        <w:t xml:space="preserve">) </w:t>
      </w:r>
      <w:r w:rsidR="00655F52" w:rsidRPr="005A6375">
        <w:rPr>
          <w:rFonts w:ascii="Times New Roman" w:hAnsi="Times New Roman" w:cs="Times New Roman"/>
          <w:b/>
          <w:bCs/>
          <w:sz w:val="24"/>
          <w:szCs w:val="24"/>
          <w:lang w:val="id-ID"/>
        </w:rPr>
        <w:t xml:space="preserve">BERKULIAH </w:t>
      </w:r>
      <w:r w:rsidR="00655F52" w:rsidRPr="005A6375">
        <w:rPr>
          <w:rFonts w:ascii="Times New Roman" w:hAnsi="Times New Roman" w:cs="Times New Roman"/>
          <w:b/>
          <w:bCs/>
          <w:sz w:val="24"/>
          <w:szCs w:val="24"/>
          <w:lang w:val="id-ID"/>
          <w:rPrChange w:id="349" w:author="Jatmika Nurhadi" w:date="2019-10-25T22:17:00Z">
            <w:rPr>
              <w:rFonts w:ascii="Times New Roman" w:hAnsi="Times New Roman" w:cs="Times New Roman"/>
              <w:b/>
              <w:bCs/>
              <w:sz w:val="24"/>
              <w:szCs w:val="24"/>
              <w:lang w:val="id-ID"/>
            </w:rPr>
          </w:rPrChange>
        </w:rPr>
        <w:t xml:space="preserve">DI TELKOM UNIVERSITY TERHADAP </w:t>
      </w:r>
      <w:r w:rsidR="00655F52" w:rsidRPr="005A6375">
        <w:rPr>
          <w:rFonts w:ascii="Times New Roman" w:hAnsi="Times New Roman" w:cs="Times New Roman"/>
          <w:b/>
          <w:bCs/>
          <w:sz w:val="24"/>
          <w:szCs w:val="24"/>
          <w:lang w:val="id-ID"/>
        </w:rPr>
        <w:t>SEMANGAT BELAJAR</w:t>
      </w:r>
    </w:p>
    <w:p w14:paraId="5ED28F29" w14:textId="77777777" w:rsidR="00C51804" w:rsidRDefault="00271F33" w:rsidP="005A6375">
      <w:pPr>
        <w:spacing w:after="0" w:line="360" w:lineRule="auto"/>
        <w:ind w:firstLine="420"/>
        <w:jc w:val="both"/>
        <w:rPr>
          <w:ins w:id="350" w:author="Jatmika Nurhadi" w:date="2019-10-25T22:19:00Z"/>
          <w:rFonts w:ascii="Times New Roman" w:hAnsi="Times New Roman" w:cs="Times New Roman"/>
          <w:sz w:val="24"/>
          <w:szCs w:val="24"/>
          <w:lang w:val="id-ID"/>
        </w:rPr>
      </w:pPr>
      <w:r w:rsidRPr="005A6375">
        <w:rPr>
          <w:rFonts w:ascii="Times New Roman" w:hAnsi="Times New Roman" w:cs="Times New Roman"/>
          <w:sz w:val="24"/>
          <w:szCs w:val="24"/>
          <w:lang w:val="id-ID"/>
        </w:rPr>
        <w:t xml:space="preserve">Ada beberapa alasan mahasiswa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atau yang biasa kita sebut </w:t>
      </w:r>
      <w:del w:id="351" w:author="Jatmika Nurhadi" w:date="2019-10-25T22:18:00Z">
        <w:r w:rsidRPr="005A6375" w:rsidDel="005A6375">
          <w:rPr>
            <w:rFonts w:ascii="Times New Roman" w:hAnsi="Times New Roman" w:cs="Times New Roman"/>
            <w:sz w:val="24"/>
            <w:szCs w:val="24"/>
            <w:lang w:val="id-ID"/>
          </w:rPr>
          <w:delText>Telyutizen</w:delText>
        </w:r>
      </w:del>
      <w:proofErr w:type="spellStart"/>
      <w:ins w:id="352" w:author="Jatmika Nurhadi" w:date="2019-10-25T22:18:00Z">
        <w:r w:rsidR="005A6375" w:rsidRPr="005A6375">
          <w:rPr>
            <w:rFonts w:ascii="Times New Roman" w:hAnsi="Times New Roman" w:cs="Times New Roman"/>
            <w:i/>
            <w:iCs/>
            <w:sz w:val="24"/>
            <w:szCs w:val="24"/>
            <w:lang w:val="id-ID"/>
          </w:rPr>
          <w:t>Telutizen</w:t>
        </w:r>
      </w:ins>
      <w:proofErr w:type="spellEnd"/>
      <w:r w:rsidRPr="005A6375">
        <w:rPr>
          <w:rFonts w:ascii="Times New Roman" w:hAnsi="Times New Roman" w:cs="Times New Roman"/>
          <w:sz w:val="24"/>
          <w:szCs w:val="24"/>
          <w:lang w:val="id-ID"/>
        </w:rPr>
        <w:t xml:space="preserve"> memilih berkuliah di </w:t>
      </w:r>
      <w:proofErr w:type="spellStart"/>
      <w:r w:rsidRPr="005A6375">
        <w:rPr>
          <w:rFonts w:ascii="Times New Roman" w:hAnsi="Times New Roman" w:cs="Times New Roman"/>
          <w:sz w:val="24"/>
          <w:szCs w:val="24"/>
          <w:lang w:val="id-ID"/>
        </w:rPr>
        <w:t>Telkon</w:t>
      </w:r>
      <w:proofErr w:type="spellEnd"/>
      <w:r w:rsidRPr="005A6375">
        <w:rPr>
          <w:rFonts w:ascii="Times New Roman" w:hAnsi="Times New Roman" w:cs="Times New Roman"/>
          <w:sz w:val="24"/>
          <w:szCs w:val="24"/>
          <w:lang w:val="id-ID"/>
        </w:rPr>
        <w:t xml:space="preserve">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Di</w:t>
      </w:r>
      <w:ins w:id="353" w:author="Jatmika Nurhadi" w:date="2019-10-25T22:18:00Z">
        <w:r w:rsidR="005A6375">
          <w:rPr>
            <w:rFonts w:ascii="Times New Roman" w:hAnsi="Times New Roman" w:cs="Times New Roman"/>
            <w:sz w:val="24"/>
            <w:szCs w:val="24"/>
            <w:lang w:val="id-ID"/>
          </w:rPr>
          <w:t xml:space="preserve"> </w:t>
        </w:r>
      </w:ins>
      <w:r w:rsidRPr="005A6375">
        <w:rPr>
          <w:rFonts w:ascii="Times New Roman" w:hAnsi="Times New Roman" w:cs="Times New Roman"/>
          <w:sz w:val="24"/>
          <w:szCs w:val="24"/>
          <w:lang w:val="id-ID"/>
        </w:rPr>
        <w:t>antaranya keinginan dari dalam hati mereka sendiri, ada di</w:t>
      </w:r>
      <w:ins w:id="354" w:author="Jatmika Nurhadi" w:date="2019-10-25T22:18:00Z">
        <w:r w:rsidR="005A6375">
          <w:rPr>
            <w:rFonts w:ascii="Times New Roman" w:hAnsi="Times New Roman" w:cs="Times New Roman"/>
            <w:sz w:val="24"/>
            <w:szCs w:val="24"/>
            <w:lang w:val="id-ID"/>
          </w:rPr>
          <w:t xml:space="preserve"> </w:t>
        </w:r>
      </w:ins>
      <w:r w:rsidRPr="005A6375">
        <w:rPr>
          <w:rFonts w:ascii="Times New Roman" w:hAnsi="Times New Roman" w:cs="Times New Roman"/>
          <w:sz w:val="24"/>
          <w:szCs w:val="24"/>
          <w:lang w:val="id-ID"/>
        </w:rPr>
        <w:t xml:space="preserve">antara mereka yang memang bercita-cita dari kecil, ada yang terinspirasi dari tokoh sehingga mendorong </w:t>
      </w:r>
      <w:del w:id="355" w:author="Jatmika Nurhadi" w:date="2019-10-25T22:18:00Z">
        <w:r w:rsidRPr="005A6375" w:rsidDel="005A6375">
          <w:rPr>
            <w:rFonts w:ascii="Times New Roman" w:hAnsi="Times New Roman" w:cs="Times New Roman"/>
            <w:sz w:val="24"/>
            <w:szCs w:val="24"/>
            <w:lang w:val="id-ID"/>
          </w:rPr>
          <w:delText>Telyutizen</w:delText>
        </w:r>
      </w:del>
      <w:proofErr w:type="spellStart"/>
      <w:ins w:id="356" w:author="Jatmika Nurhadi" w:date="2019-10-25T22:18:00Z">
        <w:r w:rsidR="005A6375" w:rsidRPr="005A6375">
          <w:rPr>
            <w:rFonts w:ascii="Times New Roman" w:hAnsi="Times New Roman" w:cs="Times New Roman"/>
            <w:i/>
            <w:iCs/>
            <w:sz w:val="24"/>
            <w:szCs w:val="24"/>
            <w:lang w:val="id-ID"/>
          </w:rPr>
          <w:t>Telutizen</w:t>
        </w:r>
      </w:ins>
      <w:proofErr w:type="spellEnd"/>
      <w:r w:rsidRPr="005A6375">
        <w:rPr>
          <w:rFonts w:ascii="Times New Roman" w:hAnsi="Times New Roman" w:cs="Times New Roman"/>
          <w:sz w:val="24"/>
          <w:szCs w:val="24"/>
          <w:lang w:val="id-ID"/>
        </w:rPr>
        <w:t xml:space="preserve"> memilih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untuk berkuliah di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Dengan demikian bagi mereka yang memang sudah memiliki keinginan sendiri dari dalam hati mereka cenderung akan lebih memiliki semangat belajar yang tinggi. Namun belum menjamin akan prestasi yang akan didapat. Karena selain faktor niat dari dalam diri mereka ada faktor yang dapat mempengaruhi semangat belajar mereka, yaitu </w:t>
      </w:r>
      <w:r w:rsidRPr="005A6375">
        <w:rPr>
          <w:rFonts w:ascii="Times New Roman" w:hAnsi="Times New Roman" w:cs="Times New Roman"/>
          <w:sz w:val="24"/>
          <w:szCs w:val="24"/>
          <w:lang w:val="id-ID"/>
        </w:rPr>
        <w:lastRenderedPageBreak/>
        <w:t xml:space="preserve">faktor lingkungan. Faktor lingkungan cenderung lebih mempengaruhi semangat belajar mereka. </w:t>
      </w:r>
    </w:p>
    <w:p w14:paraId="5CB6934D" w14:textId="77777777" w:rsidR="00C51804" w:rsidRDefault="00271F33" w:rsidP="005A6375">
      <w:pPr>
        <w:spacing w:after="0" w:line="360" w:lineRule="auto"/>
        <w:ind w:firstLine="420"/>
        <w:jc w:val="both"/>
        <w:rPr>
          <w:ins w:id="357" w:author="Jatmika Nurhadi" w:date="2019-10-25T22:19:00Z"/>
          <w:rFonts w:ascii="Times New Roman" w:hAnsi="Times New Roman" w:cs="Times New Roman"/>
          <w:sz w:val="24"/>
          <w:szCs w:val="24"/>
          <w:lang w:val="id-ID"/>
        </w:rPr>
      </w:pPr>
      <w:r w:rsidRPr="005A6375">
        <w:rPr>
          <w:rFonts w:ascii="Times New Roman" w:hAnsi="Times New Roman" w:cs="Times New Roman"/>
          <w:sz w:val="24"/>
          <w:szCs w:val="24"/>
          <w:lang w:val="id-ID"/>
        </w:rPr>
        <w:t>Selanjutnya ada di</w:t>
      </w:r>
      <w:ins w:id="358" w:author="Jatmika Nurhadi" w:date="2019-10-25T22:18:00Z">
        <w:r w:rsidR="005A6375">
          <w:rPr>
            <w:rFonts w:ascii="Times New Roman" w:hAnsi="Times New Roman" w:cs="Times New Roman"/>
            <w:sz w:val="24"/>
            <w:szCs w:val="24"/>
            <w:lang w:val="id-ID"/>
          </w:rPr>
          <w:t xml:space="preserve"> </w:t>
        </w:r>
      </w:ins>
      <w:r w:rsidRPr="005A6375">
        <w:rPr>
          <w:rFonts w:ascii="Times New Roman" w:hAnsi="Times New Roman" w:cs="Times New Roman"/>
          <w:sz w:val="24"/>
          <w:szCs w:val="24"/>
          <w:lang w:val="id-ID"/>
        </w:rPr>
        <w:t xml:space="preserve">antara mereka yang masuk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karena tidak diterima di Perguruan Tinggi Negeri, mereka yang tidak diterima di Perguruan Tinggi Negeri lewat berbagai jalur (SNMPTN,SBMPTN, dan Jalur Mandiri) biasanya memilih masuk Perguruan Tinggi Swasta hanya untuk mengisi waktu luang mereka atau mereka yang malas mengulang pada tahun yang akan datang. Namun ada beberapa dari mereka yang mengisi waktu luang ada yang sudah nyaman sehingga enggan untuk kembali mengejar target mereka di Perguruan Tinggi Negeri, namun ada juga yang tetap berkeinginan melanjutkan ke perguruan tinggi negeri sehingga pada tingkat 2 banyak di</w:t>
      </w:r>
      <w:ins w:id="359" w:author="Jatmika Nurhadi" w:date="2019-10-25T22:18:00Z">
        <w:r w:rsidR="005A6375">
          <w:rPr>
            <w:rFonts w:ascii="Times New Roman" w:hAnsi="Times New Roman" w:cs="Times New Roman"/>
            <w:sz w:val="24"/>
            <w:szCs w:val="24"/>
            <w:lang w:val="id-ID"/>
          </w:rPr>
          <w:t xml:space="preserve"> </w:t>
        </w:r>
      </w:ins>
      <w:r w:rsidRPr="005A6375">
        <w:rPr>
          <w:rFonts w:ascii="Times New Roman" w:hAnsi="Times New Roman" w:cs="Times New Roman"/>
          <w:sz w:val="24"/>
          <w:szCs w:val="24"/>
          <w:lang w:val="id-ID"/>
        </w:rPr>
        <w:t xml:space="preserve">antara mereka yang keluar dari Perguruan Tinggi Swasta ke Perguruan Tinggi Negeri. Tingkat semangat belajar mereka pun cenderung tinggi karena masih mengejar target masuk perguruan tinggi. </w:t>
      </w:r>
    </w:p>
    <w:p w14:paraId="56802961" w14:textId="3AD29220" w:rsidR="00C51804" w:rsidRDefault="00271F33" w:rsidP="005A6375">
      <w:pPr>
        <w:spacing w:after="0" w:line="360" w:lineRule="auto"/>
        <w:ind w:firstLine="420"/>
        <w:jc w:val="both"/>
        <w:rPr>
          <w:ins w:id="360" w:author="Jatmika Nurhadi" w:date="2019-10-25T22:19:00Z"/>
          <w:rFonts w:ascii="Times New Roman" w:hAnsi="Times New Roman" w:cs="Times New Roman"/>
          <w:sz w:val="24"/>
          <w:szCs w:val="24"/>
          <w:lang w:val="id-ID"/>
        </w:rPr>
      </w:pPr>
      <w:r w:rsidRPr="005A6375">
        <w:rPr>
          <w:rFonts w:ascii="Times New Roman" w:hAnsi="Times New Roman" w:cs="Times New Roman"/>
          <w:sz w:val="24"/>
          <w:szCs w:val="24"/>
          <w:lang w:val="id-ID"/>
        </w:rPr>
        <w:t xml:space="preserve">Paksaan dari orang tua juga menjadi alasan </w:t>
      </w:r>
      <w:del w:id="361" w:author="Jatmika Nurhadi" w:date="2019-10-25T22:14:00Z">
        <w:r w:rsidRPr="005A6375" w:rsidDel="005A6375">
          <w:rPr>
            <w:rFonts w:ascii="Times New Roman" w:hAnsi="Times New Roman" w:cs="Times New Roman"/>
            <w:sz w:val="24"/>
            <w:szCs w:val="24"/>
            <w:lang w:val="id-ID"/>
          </w:rPr>
          <w:delText>Telutizen</w:delText>
        </w:r>
      </w:del>
      <w:proofErr w:type="spellStart"/>
      <w:ins w:id="362" w:author="Jatmika Nurhadi" w:date="2019-10-25T22:14:00Z">
        <w:r w:rsidR="005A6375" w:rsidRPr="005A6375">
          <w:rPr>
            <w:rFonts w:ascii="Times New Roman" w:hAnsi="Times New Roman" w:cs="Times New Roman"/>
            <w:i/>
            <w:iCs/>
            <w:sz w:val="24"/>
            <w:szCs w:val="24"/>
            <w:lang w:val="id-ID"/>
          </w:rPr>
          <w:t>Telutizen</w:t>
        </w:r>
      </w:ins>
      <w:proofErr w:type="spellEnd"/>
      <w:r w:rsidRPr="005A6375">
        <w:rPr>
          <w:rFonts w:ascii="Times New Roman" w:hAnsi="Times New Roman" w:cs="Times New Roman"/>
          <w:sz w:val="24"/>
          <w:szCs w:val="24"/>
          <w:lang w:val="id-ID"/>
        </w:rPr>
        <w:t xml:space="preserve"> memilih berkuliah di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w:t>
      </w:r>
      <w:del w:id="363" w:author="Jatmika Nurhadi" w:date="2019-10-25T22:14:00Z">
        <w:r w:rsidRPr="005A6375" w:rsidDel="005A6375">
          <w:rPr>
            <w:rFonts w:ascii="Times New Roman" w:hAnsi="Times New Roman" w:cs="Times New Roman"/>
            <w:sz w:val="24"/>
            <w:szCs w:val="24"/>
            <w:lang w:val="id-ID"/>
          </w:rPr>
          <w:delText>Telutizen</w:delText>
        </w:r>
      </w:del>
      <w:proofErr w:type="spellStart"/>
      <w:ins w:id="364" w:author="Jatmika Nurhadi" w:date="2019-10-25T22:14:00Z">
        <w:r w:rsidR="005A6375" w:rsidRPr="005A6375">
          <w:rPr>
            <w:rFonts w:ascii="Times New Roman" w:hAnsi="Times New Roman" w:cs="Times New Roman"/>
            <w:i/>
            <w:iCs/>
            <w:sz w:val="24"/>
            <w:szCs w:val="24"/>
            <w:lang w:val="id-ID"/>
          </w:rPr>
          <w:t>Telutizen</w:t>
        </w:r>
      </w:ins>
      <w:proofErr w:type="spellEnd"/>
      <w:r w:rsidRPr="005A6375">
        <w:rPr>
          <w:rFonts w:ascii="Times New Roman" w:hAnsi="Times New Roman" w:cs="Times New Roman"/>
          <w:sz w:val="24"/>
          <w:szCs w:val="24"/>
          <w:lang w:val="id-ID"/>
        </w:rPr>
        <w:t xml:space="preserve"> yang berkuliah di Telkom </w:t>
      </w:r>
      <w:proofErr w:type="spellStart"/>
      <w:r w:rsidRPr="005A6375">
        <w:rPr>
          <w:rFonts w:ascii="Times New Roman" w:hAnsi="Times New Roman" w:cs="Times New Roman"/>
          <w:sz w:val="24"/>
          <w:szCs w:val="24"/>
          <w:lang w:val="id-ID"/>
        </w:rPr>
        <w:t>Univesity</w:t>
      </w:r>
      <w:proofErr w:type="spellEnd"/>
      <w:r w:rsidRPr="005A6375">
        <w:rPr>
          <w:rFonts w:ascii="Times New Roman" w:hAnsi="Times New Roman" w:cs="Times New Roman"/>
          <w:sz w:val="24"/>
          <w:szCs w:val="24"/>
          <w:lang w:val="id-ID"/>
        </w:rPr>
        <w:t xml:space="preserve"> dengan alasan dipaksa orang tua biasanya cenderung tertekan pada awal perkuliahan sehingga semangat belajar mereka rendah namun dengan berjalannya waktu banyak juga dari mereka yang merasa nyaman dan mulai tumbuh rasa semangat dan percaya diri dengan mengubah pola pikir mereka. Namun tidak semua mahasiswa mau mengubah pola </w:t>
      </w:r>
      <w:del w:id="365" w:author="Jatmika Nurhadi" w:date="2019-10-25T22:19:00Z">
        <w:r w:rsidRPr="005A6375" w:rsidDel="00C51804">
          <w:rPr>
            <w:rFonts w:ascii="Times New Roman" w:hAnsi="Times New Roman" w:cs="Times New Roman"/>
            <w:sz w:val="24"/>
            <w:szCs w:val="24"/>
            <w:lang w:val="id-ID"/>
          </w:rPr>
          <w:delText>pikirv</w:delText>
        </w:r>
      </w:del>
      <w:ins w:id="366" w:author="Jatmika Nurhadi" w:date="2019-10-25T22:19:00Z">
        <w:r w:rsidR="00C51804" w:rsidRPr="005A6375">
          <w:rPr>
            <w:rFonts w:ascii="Times New Roman" w:hAnsi="Times New Roman" w:cs="Times New Roman"/>
            <w:sz w:val="24"/>
            <w:szCs w:val="24"/>
            <w:lang w:val="id-ID"/>
          </w:rPr>
          <w:t>pikir</w:t>
        </w:r>
      </w:ins>
      <w:r w:rsidRPr="005A6375">
        <w:rPr>
          <w:rFonts w:ascii="Times New Roman" w:hAnsi="Times New Roman" w:cs="Times New Roman"/>
          <w:sz w:val="24"/>
          <w:szCs w:val="24"/>
          <w:lang w:val="id-ID"/>
        </w:rPr>
        <w:t xml:space="preserve"> mereka sehingga tidak jarang juga mahasiswa tersebut menyepelekan dan bahkan tidak memiliki semangat belajar sama sekali. </w:t>
      </w:r>
      <w:del w:id="367" w:author="Jatmika Nurhadi" w:date="2019-10-25T22:19:00Z">
        <w:r w:rsidRPr="005A6375" w:rsidDel="00C51804">
          <w:rPr>
            <w:rFonts w:ascii="Times New Roman" w:hAnsi="Times New Roman" w:cs="Times New Roman"/>
            <w:sz w:val="24"/>
            <w:szCs w:val="24"/>
            <w:lang w:val="id-ID"/>
          </w:rPr>
          <w:delText xml:space="preserve">Sehingga </w:delText>
        </w:r>
      </w:del>
      <w:ins w:id="368" w:author="Jatmika Nurhadi" w:date="2019-10-25T22:19:00Z">
        <w:r w:rsidR="00C51804">
          <w:rPr>
            <w:rFonts w:ascii="Times New Roman" w:hAnsi="Times New Roman" w:cs="Times New Roman"/>
            <w:sz w:val="24"/>
            <w:szCs w:val="24"/>
            <w:lang w:val="id-ID"/>
          </w:rPr>
          <w:t xml:space="preserve">Dengan demikian, </w:t>
        </w:r>
      </w:ins>
      <w:r w:rsidRPr="005A6375">
        <w:rPr>
          <w:rFonts w:ascii="Times New Roman" w:hAnsi="Times New Roman" w:cs="Times New Roman"/>
          <w:sz w:val="24"/>
          <w:szCs w:val="24"/>
          <w:lang w:val="id-ID"/>
        </w:rPr>
        <w:t xml:space="preserve">banyak mahasiswa yang absen pada kegiatan perkuliahan dan mengakibatkan rendahnya nilai mereka. </w:t>
      </w:r>
    </w:p>
    <w:p w14:paraId="575D930E" w14:textId="226656EE" w:rsidR="000A561D" w:rsidRPr="005A6375" w:rsidDel="00655F52" w:rsidRDefault="00271F33" w:rsidP="005A6375">
      <w:pPr>
        <w:spacing w:after="0" w:line="360" w:lineRule="auto"/>
        <w:ind w:firstLine="420"/>
        <w:jc w:val="both"/>
        <w:rPr>
          <w:del w:id="369" w:author="Jatmika Nurhadi" w:date="2019-10-26T13:52:00Z"/>
          <w:rFonts w:ascii="Times New Roman" w:hAnsi="Times New Roman" w:cs="Times New Roman"/>
          <w:sz w:val="24"/>
          <w:szCs w:val="24"/>
          <w:lang w:val="id-ID"/>
        </w:rPr>
      </w:pPr>
      <w:r w:rsidRPr="005A6375">
        <w:rPr>
          <w:rFonts w:ascii="Times New Roman" w:hAnsi="Times New Roman" w:cs="Times New Roman"/>
          <w:sz w:val="24"/>
          <w:szCs w:val="24"/>
          <w:lang w:val="id-ID"/>
        </w:rPr>
        <w:t xml:space="preserve">Beasiswa yang ditawarkan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juga menarik minat </w:t>
      </w:r>
      <w:del w:id="370" w:author="Jatmika Nurhadi" w:date="2019-10-25T22:14:00Z">
        <w:r w:rsidRPr="005A6375" w:rsidDel="005A6375">
          <w:rPr>
            <w:rFonts w:ascii="Times New Roman" w:hAnsi="Times New Roman" w:cs="Times New Roman"/>
            <w:sz w:val="24"/>
            <w:szCs w:val="24"/>
            <w:lang w:val="id-ID"/>
          </w:rPr>
          <w:delText>Telutizen</w:delText>
        </w:r>
      </w:del>
      <w:proofErr w:type="spellStart"/>
      <w:ins w:id="371" w:author="Jatmika Nurhadi" w:date="2019-10-25T22:14:00Z">
        <w:r w:rsidR="005A6375" w:rsidRPr="005A6375">
          <w:rPr>
            <w:rFonts w:ascii="Times New Roman" w:hAnsi="Times New Roman" w:cs="Times New Roman"/>
            <w:i/>
            <w:iCs/>
            <w:sz w:val="24"/>
            <w:szCs w:val="24"/>
            <w:lang w:val="id-ID"/>
          </w:rPr>
          <w:t>Telutizen</w:t>
        </w:r>
      </w:ins>
      <w:proofErr w:type="spellEnd"/>
      <w:r w:rsidRPr="005A6375">
        <w:rPr>
          <w:rFonts w:ascii="Times New Roman" w:hAnsi="Times New Roman" w:cs="Times New Roman"/>
          <w:sz w:val="24"/>
          <w:szCs w:val="24"/>
          <w:lang w:val="id-ID"/>
        </w:rPr>
        <w:t xml:space="preserve"> memilih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w:t>
      </w:r>
      <w:del w:id="372" w:author="Jatmika Nurhadi" w:date="2019-10-25T22:14:00Z">
        <w:r w:rsidRPr="005A6375" w:rsidDel="005A6375">
          <w:rPr>
            <w:rFonts w:ascii="Times New Roman" w:hAnsi="Times New Roman" w:cs="Times New Roman"/>
            <w:sz w:val="24"/>
            <w:szCs w:val="24"/>
            <w:lang w:val="id-ID"/>
          </w:rPr>
          <w:delText>Telutizen</w:delText>
        </w:r>
      </w:del>
      <w:proofErr w:type="spellStart"/>
      <w:ins w:id="373" w:author="Jatmika Nurhadi" w:date="2019-10-25T22:14:00Z">
        <w:r w:rsidR="005A6375" w:rsidRPr="005A6375">
          <w:rPr>
            <w:rFonts w:ascii="Times New Roman" w:hAnsi="Times New Roman" w:cs="Times New Roman"/>
            <w:i/>
            <w:iCs/>
            <w:sz w:val="24"/>
            <w:szCs w:val="24"/>
            <w:lang w:val="id-ID"/>
          </w:rPr>
          <w:t>Telutizen</w:t>
        </w:r>
      </w:ins>
      <w:proofErr w:type="spellEnd"/>
      <w:r w:rsidRPr="005A6375">
        <w:rPr>
          <w:rFonts w:ascii="Times New Roman" w:hAnsi="Times New Roman" w:cs="Times New Roman"/>
          <w:sz w:val="24"/>
          <w:szCs w:val="24"/>
          <w:lang w:val="id-ID"/>
        </w:rPr>
        <w:t xml:space="preserve"> yang mendapatkan beasiswa biasanya berprestasi, atau dari keluarga yang kurang mampu karena itu semangat belajar mereka lebih tinggi selain untuk mempertahankan beasiswa yang mereka dapatkan juga untuk mengangkat derajat orang tua mereka serta me</w:t>
      </w:r>
      <w:ins w:id="374" w:author="Jatmika Nurhadi" w:date="2019-10-25T22:19:00Z">
        <w:r w:rsidR="00C51804">
          <w:rPr>
            <w:rFonts w:ascii="Times New Roman" w:hAnsi="Times New Roman" w:cs="Times New Roman"/>
            <w:sz w:val="24"/>
            <w:szCs w:val="24"/>
            <w:lang w:val="id-ID"/>
          </w:rPr>
          <w:t>ng</w:t>
        </w:r>
      </w:ins>
      <w:del w:id="375" w:author="Jatmika Nurhadi" w:date="2019-10-25T22:19:00Z">
        <w:r w:rsidRPr="005A6375" w:rsidDel="00C51804">
          <w:rPr>
            <w:rFonts w:ascii="Times New Roman" w:hAnsi="Times New Roman" w:cs="Times New Roman"/>
            <w:sz w:val="24"/>
            <w:szCs w:val="24"/>
            <w:lang w:val="id-ID"/>
          </w:rPr>
          <w:delText>r</w:delText>
        </w:r>
      </w:del>
      <w:r w:rsidRPr="005A6375">
        <w:rPr>
          <w:rFonts w:ascii="Times New Roman" w:hAnsi="Times New Roman" w:cs="Times New Roman"/>
          <w:sz w:val="24"/>
          <w:szCs w:val="24"/>
          <w:lang w:val="id-ID"/>
        </w:rPr>
        <w:t xml:space="preserve">ubah nasib mereka. Selain beasiswa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juga menawarkan lapangan pekerjaan bagi lulusan baru, sehingga banyak menarik </w:t>
      </w:r>
      <w:del w:id="376" w:author="Jatmika Nurhadi" w:date="2019-10-25T22:14:00Z">
        <w:r w:rsidRPr="005A6375" w:rsidDel="005A6375">
          <w:rPr>
            <w:rFonts w:ascii="Times New Roman" w:hAnsi="Times New Roman" w:cs="Times New Roman"/>
            <w:sz w:val="24"/>
            <w:szCs w:val="24"/>
            <w:lang w:val="id-ID"/>
          </w:rPr>
          <w:delText>Telutizen</w:delText>
        </w:r>
      </w:del>
      <w:proofErr w:type="spellStart"/>
      <w:ins w:id="377" w:author="Jatmika Nurhadi" w:date="2019-10-25T22:14:00Z">
        <w:r w:rsidR="005A6375" w:rsidRPr="005A6375">
          <w:rPr>
            <w:rFonts w:ascii="Times New Roman" w:hAnsi="Times New Roman" w:cs="Times New Roman"/>
            <w:i/>
            <w:iCs/>
            <w:sz w:val="24"/>
            <w:szCs w:val="24"/>
            <w:lang w:val="id-ID"/>
          </w:rPr>
          <w:t>Telutizen</w:t>
        </w:r>
      </w:ins>
      <w:proofErr w:type="spellEnd"/>
      <w:del w:id="378" w:author="Jatmika Nurhadi" w:date="2019-10-25T22:19:00Z">
        <w:r w:rsidRPr="005A6375" w:rsidDel="00C51804">
          <w:rPr>
            <w:rFonts w:ascii="Times New Roman" w:hAnsi="Times New Roman" w:cs="Times New Roman"/>
            <w:sz w:val="24"/>
            <w:szCs w:val="24"/>
            <w:lang w:val="id-ID"/>
          </w:rPr>
          <w:delText>,</w:delText>
        </w:r>
      </w:del>
      <w:r w:rsidRPr="005A6375">
        <w:rPr>
          <w:rFonts w:ascii="Times New Roman" w:hAnsi="Times New Roman" w:cs="Times New Roman"/>
          <w:sz w:val="24"/>
          <w:szCs w:val="24"/>
          <w:lang w:val="id-ID"/>
        </w:rPr>
        <w:t xml:space="preserve"> karena kebanyakan dari </w:t>
      </w:r>
      <w:r w:rsidRPr="005A6375">
        <w:rPr>
          <w:rFonts w:ascii="Times New Roman" w:hAnsi="Times New Roman" w:cs="Times New Roman"/>
          <w:sz w:val="24"/>
          <w:szCs w:val="24"/>
          <w:lang w:val="id-ID"/>
        </w:rPr>
        <w:lastRenderedPageBreak/>
        <w:t xml:space="preserve">mereka mempunyai prinsip selesai kuliah harus kerja, buat apa sarjana namun pengangguran. </w:t>
      </w:r>
      <w:del w:id="379" w:author="Jatmika Nurhadi" w:date="2019-10-25T22:14:00Z">
        <w:r w:rsidRPr="005A6375" w:rsidDel="005A6375">
          <w:rPr>
            <w:rFonts w:ascii="Times New Roman" w:hAnsi="Times New Roman" w:cs="Times New Roman"/>
            <w:sz w:val="24"/>
            <w:szCs w:val="24"/>
            <w:lang w:val="id-ID"/>
          </w:rPr>
          <w:delText>Telutizen</w:delText>
        </w:r>
      </w:del>
      <w:proofErr w:type="spellStart"/>
      <w:ins w:id="380" w:author="Jatmika Nurhadi" w:date="2019-10-25T22:14:00Z">
        <w:r w:rsidR="005A6375" w:rsidRPr="005A6375">
          <w:rPr>
            <w:rFonts w:ascii="Times New Roman" w:hAnsi="Times New Roman" w:cs="Times New Roman"/>
            <w:i/>
            <w:iCs/>
            <w:sz w:val="24"/>
            <w:szCs w:val="24"/>
            <w:lang w:val="id-ID"/>
          </w:rPr>
          <w:t>Telutizen</w:t>
        </w:r>
      </w:ins>
      <w:proofErr w:type="spellEnd"/>
      <w:r w:rsidRPr="005A6375">
        <w:rPr>
          <w:rFonts w:ascii="Times New Roman" w:hAnsi="Times New Roman" w:cs="Times New Roman"/>
          <w:sz w:val="24"/>
          <w:szCs w:val="24"/>
          <w:lang w:val="id-ID"/>
        </w:rPr>
        <w:t xml:space="preserve"> yang mempunyai pola pikir seperti itu </w:t>
      </w:r>
      <w:proofErr w:type="spellStart"/>
      <w:r w:rsidRPr="005A6375">
        <w:rPr>
          <w:rFonts w:ascii="Times New Roman" w:hAnsi="Times New Roman" w:cs="Times New Roman"/>
          <w:sz w:val="24"/>
          <w:szCs w:val="24"/>
          <w:lang w:val="id-ID"/>
        </w:rPr>
        <w:t>kebanykan</w:t>
      </w:r>
      <w:proofErr w:type="spellEnd"/>
      <w:r w:rsidRPr="005A6375">
        <w:rPr>
          <w:rFonts w:ascii="Times New Roman" w:hAnsi="Times New Roman" w:cs="Times New Roman"/>
          <w:sz w:val="24"/>
          <w:szCs w:val="24"/>
          <w:lang w:val="id-ID"/>
        </w:rPr>
        <w:t xml:space="preserve"> mempunyai semangat belajar yang tinggi juga ambisius.</w:t>
      </w:r>
    </w:p>
    <w:p w14:paraId="3BDF55A8" w14:textId="77777777" w:rsidR="000A561D" w:rsidRPr="00C51804" w:rsidRDefault="000A561D" w:rsidP="00655F52">
      <w:pPr>
        <w:spacing w:after="0" w:line="360" w:lineRule="auto"/>
        <w:ind w:firstLine="420"/>
        <w:jc w:val="both"/>
        <w:rPr>
          <w:rFonts w:ascii="Times New Roman" w:hAnsi="Times New Roman" w:cs="Times New Roman"/>
          <w:b/>
          <w:bCs/>
          <w:sz w:val="24"/>
          <w:szCs w:val="24"/>
          <w:lang w:val="id-ID"/>
          <w:rPrChange w:id="381" w:author="Jatmika Nurhadi" w:date="2019-10-25T22:19:00Z">
            <w:rPr>
              <w:rFonts w:ascii="Times New Roman" w:hAnsi="Times New Roman" w:cs="Times New Roman"/>
              <w:sz w:val="24"/>
              <w:szCs w:val="24"/>
              <w:lang w:val="id-ID"/>
            </w:rPr>
          </w:rPrChange>
        </w:rPr>
        <w:pPrChange w:id="382" w:author="Jatmika Nurhadi" w:date="2019-10-26T13:52:00Z">
          <w:pPr>
            <w:spacing w:after="0" w:line="360" w:lineRule="auto"/>
            <w:jc w:val="both"/>
          </w:pPr>
        </w:pPrChange>
      </w:pPr>
    </w:p>
    <w:p w14:paraId="01E5D225" w14:textId="3C8825A8" w:rsidR="000A561D" w:rsidRPr="00C51804" w:rsidDel="00655F52" w:rsidRDefault="00271F33" w:rsidP="005A6375">
      <w:pPr>
        <w:spacing w:after="0" w:line="360" w:lineRule="auto"/>
        <w:jc w:val="both"/>
        <w:rPr>
          <w:del w:id="383" w:author="Jatmika Nurhadi" w:date="2019-10-26T13:52:00Z"/>
          <w:rFonts w:ascii="Times New Roman" w:hAnsi="Times New Roman" w:cs="Times New Roman"/>
          <w:b/>
          <w:bCs/>
          <w:sz w:val="24"/>
          <w:szCs w:val="24"/>
          <w:lang w:val="id-ID"/>
          <w:rPrChange w:id="384" w:author="Jatmika Nurhadi" w:date="2019-10-25T22:19:00Z">
            <w:rPr>
              <w:del w:id="385" w:author="Jatmika Nurhadi" w:date="2019-10-26T13:52:00Z"/>
              <w:rFonts w:ascii="Times New Roman" w:hAnsi="Times New Roman" w:cs="Times New Roman"/>
              <w:sz w:val="24"/>
              <w:szCs w:val="24"/>
              <w:lang w:val="id-ID"/>
            </w:rPr>
          </w:rPrChange>
        </w:rPr>
      </w:pPr>
      <w:del w:id="386" w:author="Jatmika Nurhadi" w:date="2019-10-26T13:52:00Z">
        <w:r w:rsidRPr="00C51804" w:rsidDel="00655F52">
          <w:rPr>
            <w:rFonts w:ascii="Times New Roman" w:hAnsi="Times New Roman" w:cs="Times New Roman"/>
            <w:b/>
            <w:bCs/>
            <w:sz w:val="24"/>
            <w:szCs w:val="24"/>
            <w:lang w:val="id-ID"/>
            <w:rPrChange w:id="387" w:author="Jatmika Nurhadi" w:date="2019-10-25T22:19:00Z">
              <w:rPr>
                <w:rFonts w:ascii="Times New Roman" w:hAnsi="Times New Roman" w:cs="Times New Roman"/>
                <w:sz w:val="24"/>
                <w:szCs w:val="24"/>
                <w:lang w:val="id-ID"/>
              </w:rPr>
            </w:rPrChange>
          </w:rPr>
          <w:delText xml:space="preserve">3.2 </w:delText>
        </w:r>
        <w:r w:rsidR="00C51804" w:rsidRPr="00C51804" w:rsidDel="00655F52">
          <w:rPr>
            <w:rFonts w:ascii="Times New Roman" w:hAnsi="Times New Roman" w:cs="Times New Roman"/>
            <w:b/>
            <w:bCs/>
            <w:sz w:val="24"/>
            <w:szCs w:val="24"/>
            <w:lang w:val="id-ID"/>
            <w:rPrChange w:id="388" w:author="Jatmika Nurhadi" w:date="2019-10-25T22:19:00Z">
              <w:rPr>
                <w:rFonts w:ascii="Times New Roman" w:hAnsi="Times New Roman" w:cs="Times New Roman"/>
                <w:sz w:val="24"/>
                <w:szCs w:val="24"/>
                <w:lang w:val="id-ID"/>
              </w:rPr>
            </w:rPrChange>
          </w:rPr>
          <w:delText xml:space="preserve">Persentase Hasil </w:delText>
        </w:r>
      </w:del>
      <w:del w:id="389" w:author="Jatmika Nurhadi" w:date="2019-10-25T22:20:00Z">
        <w:r w:rsidR="00C51804" w:rsidRPr="00C51804" w:rsidDel="00C51804">
          <w:rPr>
            <w:rFonts w:ascii="Times New Roman" w:hAnsi="Times New Roman" w:cs="Times New Roman"/>
            <w:b/>
            <w:bCs/>
            <w:sz w:val="24"/>
            <w:szCs w:val="24"/>
            <w:lang w:val="id-ID"/>
            <w:rPrChange w:id="390" w:author="Jatmika Nurhadi" w:date="2019-10-25T22:19:00Z">
              <w:rPr>
                <w:rFonts w:ascii="Times New Roman" w:hAnsi="Times New Roman" w:cs="Times New Roman"/>
                <w:sz w:val="24"/>
                <w:szCs w:val="24"/>
                <w:lang w:val="id-ID"/>
              </w:rPr>
            </w:rPrChange>
          </w:rPr>
          <w:delText>Survey</w:delText>
        </w:r>
      </w:del>
    </w:p>
    <w:p w14:paraId="68BB8D30" w14:textId="29019B1D" w:rsidR="000A561D" w:rsidRPr="005A6375" w:rsidRDefault="00271F33">
      <w:pPr>
        <w:spacing w:after="0" w:line="360" w:lineRule="auto"/>
        <w:ind w:firstLine="420"/>
        <w:jc w:val="both"/>
        <w:rPr>
          <w:rFonts w:ascii="Times New Roman" w:hAnsi="Times New Roman" w:cs="Times New Roman"/>
          <w:sz w:val="24"/>
          <w:szCs w:val="24"/>
          <w:lang w:val="id-ID"/>
        </w:rPr>
        <w:pPrChange w:id="391" w:author="Jatmika Nurhadi" w:date="2019-10-25T22:19:00Z">
          <w:pPr>
            <w:spacing w:after="0" w:line="360" w:lineRule="auto"/>
            <w:jc w:val="both"/>
          </w:pPr>
        </w:pPrChange>
      </w:pPr>
      <w:del w:id="392" w:author="Jatmika Nurhadi" w:date="2019-10-25T22:19:00Z">
        <w:r w:rsidRPr="005A6375" w:rsidDel="00C51804">
          <w:rPr>
            <w:rFonts w:ascii="Times New Roman" w:hAnsi="Times New Roman" w:cs="Times New Roman"/>
            <w:sz w:val="24"/>
            <w:szCs w:val="24"/>
            <w:lang w:val="id-ID"/>
          </w:rPr>
          <w:delText xml:space="preserve">&gt; </w:delText>
        </w:r>
      </w:del>
      <w:r w:rsidRPr="005A6375">
        <w:rPr>
          <w:rFonts w:ascii="Times New Roman" w:hAnsi="Times New Roman" w:cs="Times New Roman"/>
          <w:sz w:val="24"/>
          <w:szCs w:val="24"/>
          <w:lang w:val="id-ID"/>
        </w:rPr>
        <w:t xml:space="preserve">Persentase hasil </w:t>
      </w:r>
      <w:del w:id="393" w:author="Jatmika Nurhadi" w:date="2019-10-25T22:19:00Z">
        <w:r w:rsidRPr="005A6375" w:rsidDel="00C51804">
          <w:rPr>
            <w:rFonts w:ascii="Times New Roman" w:hAnsi="Times New Roman" w:cs="Times New Roman"/>
            <w:sz w:val="24"/>
            <w:szCs w:val="24"/>
            <w:lang w:val="id-ID"/>
          </w:rPr>
          <w:delText>survey</w:delText>
        </w:r>
      </w:del>
      <w:ins w:id="394" w:author="Jatmika Nurhadi" w:date="2019-10-25T22:19:00Z">
        <w:r w:rsidR="00C51804" w:rsidRPr="005A6375">
          <w:rPr>
            <w:rFonts w:ascii="Times New Roman" w:hAnsi="Times New Roman" w:cs="Times New Roman"/>
            <w:sz w:val="24"/>
            <w:szCs w:val="24"/>
            <w:lang w:val="id-ID"/>
          </w:rPr>
          <w:t>survei</w:t>
        </w:r>
      </w:ins>
      <w:r w:rsidRPr="005A6375">
        <w:rPr>
          <w:rFonts w:ascii="Times New Roman" w:hAnsi="Times New Roman" w:cs="Times New Roman"/>
          <w:sz w:val="24"/>
          <w:szCs w:val="24"/>
          <w:lang w:val="id-ID"/>
        </w:rPr>
        <w:t xml:space="preserve"> terbanyak dari alasan </w:t>
      </w:r>
      <w:del w:id="395" w:author="Jatmika Nurhadi" w:date="2019-10-25T22:14:00Z">
        <w:r w:rsidRPr="005A6375" w:rsidDel="005A6375">
          <w:rPr>
            <w:rFonts w:ascii="Times New Roman" w:hAnsi="Times New Roman" w:cs="Times New Roman"/>
            <w:sz w:val="24"/>
            <w:szCs w:val="24"/>
            <w:lang w:val="id-ID"/>
          </w:rPr>
          <w:delText>Telutizen</w:delText>
        </w:r>
      </w:del>
      <w:proofErr w:type="spellStart"/>
      <w:ins w:id="396" w:author="Jatmika Nurhadi" w:date="2019-10-25T22:14:00Z">
        <w:r w:rsidR="005A6375" w:rsidRPr="005A6375">
          <w:rPr>
            <w:rFonts w:ascii="Times New Roman" w:hAnsi="Times New Roman" w:cs="Times New Roman"/>
            <w:i/>
            <w:iCs/>
            <w:sz w:val="24"/>
            <w:szCs w:val="24"/>
            <w:lang w:val="id-ID"/>
          </w:rPr>
          <w:t>Telutizen</w:t>
        </w:r>
      </w:ins>
      <w:proofErr w:type="spellEnd"/>
      <w:r w:rsidRPr="005A6375">
        <w:rPr>
          <w:rFonts w:ascii="Times New Roman" w:hAnsi="Times New Roman" w:cs="Times New Roman"/>
          <w:sz w:val="24"/>
          <w:szCs w:val="24"/>
          <w:lang w:val="id-ID"/>
        </w:rPr>
        <w:t xml:space="preserve"> memilih berkuliah di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yang kami dapatkan adalah keinginan dari dalam diri mereka sendiri yakni 42,9% dari 100% . Dengan persentase tinggi dari alasan </w:t>
      </w:r>
      <w:del w:id="397" w:author="Jatmika Nurhadi" w:date="2019-10-25T22:14:00Z">
        <w:r w:rsidRPr="005A6375" w:rsidDel="005A6375">
          <w:rPr>
            <w:rFonts w:ascii="Times New Roman" w:hAnsi="Times New Roman" w:cs="Times New Roman"/>
            <w:sz w:val="24"/>
            <w:szCs w:val="24"/>
            <w:lang w:val="id-ID"/>
          </w:rPr>
          <w:delText>Telutizen</w:delText>
        </w:r>
      </w:del>
      <w:proofErr w:type="spellStart"/>
      <w:ins w:id="398" w:author="Jatmika Nurhadi" w:date="2019-10-25T22:14:00Z">
        <w:r w:rsidR="005A6375" w:rsidRPr="005A6375">
          <w:rPr>
            <w:rFonts w:ascii="Times New Roman" w:hAnsi="Times New Roman" w:cs="Times New Roman"/>
            <w:i/>
            <w:iCs/>
            <w:sz w:val="24"/>
            <w:szCs w:val="24"/>
            <w:lang w:val="id-ID"/>
          </w:rPr>
          <w:t>Telutizen</w:t>
        </w:r>
      </w:ins>
      <w:proofErr w:type="spellEnd"/>
      <w:r w:rsidRPr="005A6375">
        <w:rPr>
          <w:rFonts w:ascii="Times New Roman" w:hAnsi="Times New Roman" w:cs="Times New Roman"/>
          <w:sz w:val="24"/>
          <w:szCs w:val="24"/>
          <w:lang w:val="id-ID"/>
        </w:rPr>
        <w:t xml:space="preserve"> memilih berkuliah di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kemungkinan prestasi yang akan diraih makin tinggi pula. Semangat </w:t>
      </w:r>
      <w:del w:id="399" w:author="Jatmika Nurhadi" w:date="2019-10-25T22:14:00Z">
        <w:r w:rsidRPr="005A6375" w:rsidDel="005A6375">
          <w:rPr>
            <w:rFonts w:ascii="Times New Roman" w:hAnsi="Times New Roman" w:cs="Times New Roman"/>
            <w:sz w:val="24"/>
            <w:szCs w:val="24"/>
            <w:lang w:val="id-ID"/>
          </w:rPr>
          <w:delText>Telutizen</w:delText>
        </w:r>
      </w:del>
      <w:proofErr w:type="spellStart"/>
      <w:ins w:id="400" w:author="Jatmika Nurhadi" w:date="2019-10-25T22:14:00Z">
        <w:r w:rsidR="005A6375" w:rsidRPr="005A6375">
          <w:rPr>
            <w:rFonts w:ascii="Times New Roman" w:hAnsi="Times New Roman" w:cs="Times New Roman"/>
            <w:i/>
            <w:iCs/>
            <w:sz w:val="24"/>
            <w:szCs w:val="24"/>
            <w:lang w:val="id-ID"/>
          </w:rPr>
          <w:t>Telutizen</w:t>
        </w:r>
      </w:ins>
      <w:proofErr w:type="spellEnd"/>
      <w:r w:rsidRPr="005A6375">
        <w:rPr>
          <w:rFonts w:ascii="Times New Roman" w:hAnsi="Times New Roman" w:cs="Times New Roman"/>
          <w:sz w:val="24"/>
          <w:szCs w:val="24"/>
          <w:lang w:val="id-ID"/>
        </w:rPr>
        <w:t xml:space="preserve"> dalam pembelajaran pun tinggi, karena ada kesadaran dalam diri mereka untuk melakukan hal-hal positif.</w:t>
      </w:r>
    </w:p>
    <w:p w14:paraId="7E2449AC" w14:textId="77777777" w:rsidR="000A561D" w:rsidRPr="005A6375" w:rsidRDefault="000A561D" w:rsidP="005A6375">
      <w:pPr>
        <w:spacing w:after="0" w:line="360" w:lineRule="auto"/>
        <w:jc w:val="both"/>
        <w:rPr>
          <w:rFonts w:ascii="Times New Roman" w:hAnsi="Times New Roman" w:cs="Times New Roman"/>
          <w:sz w:val="24"/>
          <w:szCs w:val="24"/>
          <w:lang w:val="id-ID"/>
        </w:rPr>
      </w:pPr>
    </w:p>
    <w:p w14:paraId="512B3728" w14:textId="77777777" w:rsidR="000A561D" w:rsidRPr="005A6375" w:rsidRDefault="00271F33" w:rsidP="005A6375">
      <w:pPr>
        <w:spacing w:after="0" w:line="360" w:lineRule="auto"/>
        <w:jc w:val="both"/>
        <w:rPr>
          <w:rFonts w:ascii="Times New Roman" w:hAnsi="Times New Roman" w:cs="Times New Roman"/>
          <w:sz w:val="24"/>
          <w:szCs w:val="24"/>
          <w:lang w:val="id-ID"/>
        </w:rPr>
      </w:pPr>
      <w:commentRangeStart w:id="401"/>
      <w:r w:rsidRPr="005A6375">
        <w:rPr>
          <w:rFonts w:ascii="Times New Roman" w:hAnsi="Times New Roman" w:cs="Times New Roman"/>
          <w:noProof/>
          <w:sz w:val="24"/>
          <w:szCs w:val="24"/>
          <w:lang w:val="id-ID" w:eastAsia="id-ID"/>
        </w:rPr>
        <w:drawing>
          <wp:inline distT="0" distB="0" distL="114300" distR="114300" wp14:anchorId="0F2A394A" wp14:editId="61E48D38">
            <wp:extent cx="4667250" cy="3324225"/>
            <wp:effectExtent l="0" t="0" r="0" b="9525"/>
            <wp:docPr id="1" name="Picture 1" descr="WhatsApp Image 2019-10-03 at 13.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19-10-03 at 13.30.01"/>
                    <pic:cNvPicPr>
                      <a:picLocks noChangeAspect="1"/>
                    </pic:cNvPicPr>
                  </pic:nvPicPr>
                  <pic:blipFill>
                    <a:blip r:embed="rId12"/>
                    <a:stretch>
                      <a:fillRect/>
                    </a:stretch>
                  </pic:blipFill>
                  <pic:spPr>
                    <a:xfrm>
                      <a:off x="0" y="0"/>
                      <a:ext cx="4667250" cy="3324225"/>
                    </a:xfrm>
                    <a:prstGeom prst="rect">
                      <a:avLst/>
                    </a:prstGeom>
                  </pic:spPr>
                </pic:pic>
              </a:graphicData>
            </a:graphic>
          </wp:inline>
        </w:drawing>
      </w:r>
      <w:commentRangeEnd w:id="401"/>
      <w:r w:rsidR="00655F52">
        <w:rPr>
          <w:rStyle w:val="CommentReference"/>
        </w:rPr>
        <w:commentReference w:id="401"/>
      </w:r>
    </w:p>
    <w:p w14:paraId="01EFD420" w14:textId="7292B7DF" w:rsidR="000A561D" w:rsidRPr="005A6375" w:rsidDel="00C51804" w:rsidRDefault="00271F33">
      <w:pPr>
        <w:spacing w:after="0" w:line="360" w:lineRule="auto"/>
        <w:ind w:firstLine="420"/>
        <w:jc w:val="both"/>
        <w:rPr>
          <w:del w:id="402" w:author="Jatmika Nurhadi" w:date="2019-10-25T22:20:00Z"/>
          <w:rFonts w:ascii="Times New Roman" w:hAnsi="Times New Roman" w:cs="Times New Roman"/>
          <w:sz w:val="24"/>
          <w:szCs w:val="24"/>
          <w:lang w:val="id-ID"/>
        </w:rPr>
        <w:pPrChange w:id="403" w:author="Jatmika Nurhadi" w:date="2019-10-25T22:20:00Z">
          <w:pPr>
            <w:spacing w:after="0" w:line="360" w:lineRule="auto"/>
            <w:jc w:val="both"/>
          </w:pPr>
        </w:pPrChange>
      </w:pPr>
      <w:del w:id="404" w:author="Jatmika Nurhadi" w:date="2019-10-25T22:20:00Z">
        <w:r w:rsidRPr="005A6375" w:rsidDel="00C51804">
          <w:rPr>
            <w:rFonts w:ascii="Times New Roman" w:hAnsi="Times New Roman" w:cs="Times New Roman"/>
            <w:sz w:val="24"/>
            <w:szCs w:val="24"/>
            <w:lang w:val="id-ID"/>
          </w:rPr>
          <w:delText xml:space="preserve">&gt; </w:delText>
        </w:r>
      </w:del>
      <w:r w:rsidRPr="005A6375">
        <w:rPr>
          <w:rFonts w:ascii="Times New Roman" w:hAnsi="Times New Roman" w:cs="Times New Roman"/>
          <w:sz w:val="24"/>
          <w:szCs w:val="24"/>
          <w:lang w:val="id-ID"/>
        </w:rPr>
        <w:t xml:space="preserve">Persentase hasil </w:t>
      </w:r>
      <w:del w:id="405" w:author="Jatmika Nurhadi" w:date="2019-10-25T22:20:00Z">
        <w:r w:rsidRPr="005A6375" w:rsidDel="00C51804">
          <w:rPr>
            <w:rFonts w:ascii="Times New Roman" w:hAnsi="Times New Roman" w:cs="Times New Roman"/>
            <w:sz w:val="24"/>
            <w:szCs w:val="24"/>
            <w:lang w:val="id-ID"/>
          </w:rPr>
          <w:delText>survey</w:delText>
        </w:r>
      </w:del>
      <w:ins w:id="406" w:author="Jatmika Nurhadi" w:date="2019-10-25T22:20:00Z">
        <w:r w:rsidR="00C51804" w:rsidRPr="005A6375">
          <w:rPr>
            <w:rFonts w:ascii="Times New Roman" w:hAnsi="Times New Roman" w:cs="Times New Roman"/>
            <w:sz w:val="24"/>
            <w:szCs w:val="24"/>
            <w:lang w:val="id-ID"/>
          </w:rPr>
          <w:t>survei</w:t>
        </w:r>
      </w:ins>
      <w:r w:rsidRPr="005A6375">
        <w:rPr>
          <w:rFonts w:ascii="Times New Roman" w:hAnsi="Times New Roman" w:cs="Times New Roman"/>
          <w:sz w:val="24"/>
          <w:szCs w:val="24"/>
          <w:lang w:val="id-ID"/>
        </w:rPr>
        <w:t xml:space="preserve"> terendah dari alasan </w:t>
      </w:r>
      <w:del w:id="407" w:author="Jatmika Nurhadi" w:date="2019-10-25T22:14:00Z">
        <w:r w:rsidRPr="005A6375" w:rsidDel="005A6375">
          <w:rPr>
            <w:rFonts w:ascii="Times New Roman" w:hAnsi="Times New Roman" w:cs="Times New Roman"/>
            <w:sz w:val="24"/>
            <w:szCs w:val="24"/>
            <w:lang w:val="id-ID"/>
          </w:rPr>
          <w:delText>Telutizen</w:delText>
        </w:r>
      </w:del>
      <w:proofErr w:type="spellStart"/>
      <w:ins w:id="408" w:author="Jatmika Nurhadi" w:date="2019-10-25T22:14:00Z">
        <w:r w:rsidR="005A6375" w:rsidRPr="005A6375">
          <w:rPr>
            <w:rFonts w:ascii="Times New Roman" w:hAnsi="Times New Roman" w:cs="Times New Roman"/>
            <w:i/>
            <w:iCs/>
            <w:sz w:val="24"/>
            <w:szCs w:val="24"/>
            <w:lang w:val="id-ID"/>
          </w:rPr>
          <w:t>Telutizen</w:t>
        </w:r>
      </w:ins>
      <w:proofErr w:type="spellEnd"/>
      <w:r w:rsidRPr="005A6375">
        <w:rPr>
          <w:rFonts w:ascii="Times New Roman" w:hAnsi="Times New Roman" w:cs="Times New Roman"/>
          <w:sz w:val="24"/>
          <w:szCs w:val="24"/>
          <w:lang w:val="id-ID"/>
        </w:rPr>
        <w:t xml:space="preserve"> memilih berkuliah di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yang kami dapatkan adalah faktor paksaan dari orang tua yaitu 5,7% dari 100% . Faktor paksaan dari orang tua memiliki dua dampak terhadap semangat belajar </w:t>
      </w:r>
      <w:del w:id="409" w:author="Jatmika Nurhadi" w:date="2019-10-25T22:14:00Z">
        <w:r w:rsidRPr="005A6375" w:rsidDel="005A6375">
          <w:rPr>
            <w:rFonts w:ascii="Times New Roman" w:hAnsi="Times New Roman" w:cs="Times New Roman"/>
            <w:sz w:val="24"/>
            <w:szCs w:val="24"/>
            <w:lang w:val="id-ID"/>
          </w:rPr>
          <w:delText>Telutizen</w:delText>
        </w:r>
      </w:del>
      <w:proofErr w:type="spellStart"/>
      <w:ins w:id="410" w:author="Jatmika Nurhadi" w:date="2019-10-25T22:14:00Z">
        <w:r w:rsidR="005A6375" w:rsidRPr="005A6375">
          <w:rPr>
            <w:rFonts w:ascii="Times New Roman" w:hAnsi="Times New Roman" w:cs="Times New Roman"/>
            <w:i/>
            <w:iCs/>
            <w:sz w:val="24"/>
            <w:szCs w:val="24"/>
            <w:lang w:val="id-ID"/>
          </w:rPr>
          <w:t>Telutizen</w:t>
        </w:r>
      </w:ins>
      <w:proofErr w:type="spellEnd"/>
      <w:r w:rsidRPr="005A6375">
        <w:rPr>
          <w:rFonts w:ascii="Times New Roman" w:hAnsi="Times New Roman" w:cs="Times New Roman"/>
          <w:sz w:val="24"/>
          <w:szCs w:val="24"/>
          <w:lang w:val="id-ID"/>
        </w:rPr>
        <w:t xml:space="preserve">, ada yang berdampak positif dan berdampak negatif. Dampak positif dari faktor tersebut terjadi jika mahasiswa menyadari betul bahwa yang dilakukan orang tua mereka akan memberi banyak manfaat bagi mahasiswa tersebut, namun bagi mahasiswa yang kurang menyadari akan maksud dari orang tua mereka akan </w:t>
      </w:r>
      <w:del w:id="411" w:author="Jatmika Nurhadi" w:date="2019-10-25T22:20:00Z">
        <w:r w:rsidRPr="005A6375" w:rsidDel="00C51804">
          <w:rPr>
            <w:rFonts w:ascii="Times New Roman" w:hAnsi="Times New Roman" w:cs="Times New Roman"/>
            <w:sz w:val="24"/>
            <w:szCs w:val="24"/>
            <w:lang w:val="id-ID"/>
          </w:rPr>
          <w:delText>berfikir</w:delText>
        </w:r>
      </w:del>
      <w:ins w:id="412" w:author="Jatmika Nurhadi" w:date="2019-10-25T22:20:00Z">
        <w:r w:rsidR="00C51804" w:rsidRPr="005A6375">
          <w:rPr>
            <w:rFonts w:ascii="Times New Roman" w:hAnsi="Times New Roman" w:cs="Times New Roman"/>
            <w:sz w:val="24"/>
            <w:szCs w:val="24"/>
            <w:lang w:val="id-ID"/>
          </w:rPr>
          <w:t>berpikir</w:t>
        </w:r>
      </w:ins>
      <w:r w:rsidRPr="005A6375">
        <w:rPr>
          <w:rFonts w:ascii="Times New Roman" w:hAnsi="Times New Roman" w:cs="Times New Roman"/>
          <w:sz w:val="24"/>
          <w:szCs w:val="24"/>
          <w:lang w:val="id-ID"/>
        </w:rPr>
        <w:t xml:space="preserve"> hal negatif dan lebih menyalahkan keadaan. Mereka </w:t>
      </w:r>
      <w:r w:rsidRPr="005A6375">
        <w:rPr>
          <w:rFonts w:ascii="Times New Roman" w:hAnsi="Times New Roman" w:cs="Times New Roman"/>
          <w:sz w:val="24"/>
          <w:szCs w:val="24"/>
          <w:lang w:val="id-ID"/>
        </w:rPr>
        <w:lastRenderedPageBreak/>
        <w:t xml:space="preserve">yang belum menyadari maksud dan tujuan dari perintah orang tua akan merasa bahwa mereka sedang dikekang dan merasa tidak bebas, sehingga mereka tidak mengikuti pembelajaran dengan benar. Mereka lebih melakukan hal negatif yang tidak menguntungkan bahkan lebih ke menghamburkan uang. Mereka pun sama sekali tidak memiliki semangat belajar. Sehingga prestasi mereka pun dapat dipastikan rendah. Dari hasil </w:t>
      </w:r>
      <w:del w:id="413" w:author="Jatmika Nurhadi" w:date="2019-10-25T22:20:00Z">
        <w:r w:rsidRPr="005A6375" w:rsidDel="00C51804">
          <w:rPr>
            <w:rFonts w:ascii="Times New Roman" w:hAnsi="Times New Roman" w:cs="Times New Roman"/>
            <w:sz w:val="24"/>
            <w:szCs w:val="24"/>
            <w:lang w:val="id-ID"/>
          </w:rPr>
          <w:delText>survey</w:delText>
        </w:r>
      </w:del>
      <w:ins w:id="414" w:author="Jatmika Nurhadi" w:date="2019-10-25T22:20:00Z">
        <w:r w:rsidR="00C51804" w:rsidRPr="005A6375">
          <w:rPr>
            <w:rFonts w:ascii="Times New Roman" w:hAnsi="Times New Roman" w:cs="Times New Roman"/>
            <w:sz w:val="24"/>
            <w:szCs w:val="24"/>
            <w:lang w:val="id-ID"/>
          </w:rPr>
          <w:t>survei</w:t>
        </w:r>
      </w:ins>
      <w:r w:rsidRPr="005A6375">
        <w:rPr>
          <w:rFonts w:ascii="Times New Roman" w:hAnsi="Times New Roman" w:cs="Times New Roman"/>
          <w:sz w:val="24"/>
          <w:szCs w:val="24"/>
          <w:lang w:val="id-ID"/>
        </w:rPr>
        <w:t xml:space="preserve"> yang kami dapatkan, dapat kita simpulkan bahwa perbandingan </w:t>
      </w:r>
      <w:del w:id="415" w:author="Jatmika Nurhadi" w:date="2019-10-25T22:14:00Z">
        <w:r w:rsidRPr="005A6375" w:rsidDel="005A6375">
          <w:rPr>
            <w:rFonts w:ascii="Times New Roman" w:hAnsi="Times New Roman" w:cs="Times New Roman"/>
            <w:sz w:val="24"/>
            <w:szCs w:val="24"/>
            <w:lang w:val="id-ID"/>
          </w:rPr>
          <w:delText>Telutizen</w:delText>
        </w:r>
      </w:del>
      <w:proofErr w:type="spellStart"/>
      <w:ins w:id="416" w:author="Jatmika Nurhadi" w:date="2019-10-25T22:14:00Z">
        <w:r w:rsidR="005A6375" w:rsidRPr="005A6375">
          <w:rPr>
            <w:rFonts w:ascii="Times New Roman" w:hAnsi="Times New Roman" w:cs="Times New Roman"/>
            <w:i/>
            <w:iCs/>
            <w:sz w:val="24"/>
            <w:szCs w:val="24"/>
            <w:lang w:val="id-ID"/>
          </w:rPr>
          <w:t>Telutizen</w:t>
        </w:r>
      </w:ins>
      <w:proofErr w:type="spellEnd"/>
      <w:r w:rsidRPr="005A6375">
        <w:rPr>
          <w:rFonts w:ascii="Times New Roman" w:hAnsi="Times New Roman" w:cs="Times New Roman"/>
          <w:sz w:val="24"/>
          <w:szCs w:val="24"/>
          <w:lang w:val="id-ID"/>
        </w:rPr>
        <w:t xml:space="preserve"> yang memiliki semangat belajar tinggi dengan </w:t>
      </w:r>
      <w:del w:id="417" w:author="Jatmika Nurhadi" w:date="2019-10-25T22:14:00Z">
        <w:r w:rsidRPr="005A6375" w:rsidDel="005A6375">
          <w:rPr>
            <w:rFonts w:ascii="Times New Roman" w:hAnsi="Times New Roman" w:cs="Times New Roman"/>
            <w:sz w:val="24"/>
            <w:szCs w:val="24"/>
            <w:lang w:val="id-ID"/>
          </w:rPr>
          <w:delText>Telutizen</w:delText>
        </w:r>
      </w:del>
      <w:proofErr w:type="spellStart"/>
      <w:ins w:id="418" w:author="Jatmika Nurhadi" w:date="2019-10-25T22:14:00Z">
        <w:r w:rsidR="005A6375" w:rsidRPr="005A6375">
          <w:rPr>
            <w:rFonts w:ascii="Times New Roman" w:hAnsi="Times New Roman" w:cs="Times New Roman"/>
            <w:i/>
            <w:iCs/>
            <w:sz w:val="24"/>
            <w:szCs w:val="24"/>
            <w:lang w:val="id-ID"/>
          </w:rPr>
          <w:t>Telutizen</w:t>
        </w:r>
      </w:ins>
      <w:proofErr w:type="spellEnd"/>
      <w:r w:rsidRPr="005A6375">
        <w:rPr>
          <w:rFonts w:ascii="Times New Roman" w:hAnsi="Times New Roman" w:cs="Times New Roman"/>
          <w:sz w:val="24"/>
          <w:szCs w:val="24"/>
          <w:lang w:val="id-ID"/>
        </w:rPr>
        <w:t xml:space="preserve"> yang memiliki semangat belajar yang rendah, lebih besar yang memiliki semangat belajar tinggi. Berbanding lurus dengan alasan mereka memilih berkuliah di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w:t>
      </w:r>
    </w:p>
    <w:p w14:paraId="68A973E3" w14:textId="01A4C89F" w:rsidR="000A561D" w:rsidDel="00C51804" w:rsidRDefault="000A561D" w:rsidP="005A6375">
      <w:pPr>
        <w:spacing w:after="0" w:line="360" w:lineRule="auto"/>
        <w:jc w:val="both"/>
        <w:rPr>
          <w:del w:id="419" w:author="Jatmika Nurhadi" w:date="2019-10-25T22:20:00Z"/>
          <w:rFonts w:ascii="Times New Roman" w:hAnsi="Times New Roman" w:cs="Times New Roman"/>
          <w:sz w:val="24"/>
          <w:szCs w:val="24"/>
          <w:lang w:val="id-ID"/>
        </w:rPr>
      </w:pPr>
    </w:p>
    <w:p w14:paraId="29B130BD" w14:textId="0DA78640" w:rsidR="00C51804" w:rsidRPr="005A6375" w:rsidRDefault="00C51804">
      <w:pPr>
        <w:spacing w:after="0" w:line="360" w:lineRule="auto"/>
        <w:ind w:firstLine="420"/>
        <w:jc w:val="both"/>
        <w:rPr>
          <w:ins w:id="420" w:author="Jatmika Nurhadi" w:date="2019-10-25T22:20:00Z"/>
          <w:rFonts w:ascii="Times New Roman" w:hAnsi="Times New Roman" w:cs="Times New Roman"/>
          <w:sz w:val="24"/>
          <w:szCs w:val="24"/>
          <w:lang w:val="id-ID"/>
        </w:rPr>
        <w:pPrChange w:id="421" w:author="Jatmika Nurhadi" w:date="2019-10-25T22:20:00Z">
          <w:pPr>
            <w:spacing w:after="0" w:line="360" w:lineRule="auto"/>
            <w:jc w:val="both"/>
          </w:pPr>
        </w:pPrChange>
      </w:pPr>
      <w:ins w:id="422" w:author="Jatmika Nurhadi" w:date="2019-10-25T22:20:00Z">
        <w:r>
          <w:rPr>
            <w:rFonts w:ascii="Times New Roman" w:hAnsi="Times New Roman" w:cs="Times New Roman"/>
            <w:sz w:val="24"/>
            <w:szCs w:val="24"/>
            <w:lang w:val="id-ID"/>
          </w:rPr>
          <w:tab/>
        </w:r>
      </w:ins>
    </w:p>
    <w:p w14:paraId="29669061" w14:textId="77777777" w:rsidR="00C51804" w:rsidRDefault="00C51804" w:rsidP="005A6375">
      <w:pPr>
        <w:spacing w:after="0" w:line="360" w:lineRule="auto"/>
        <w:jc w:val="both"/>
        <w:rPr>
          <w:ins w:id="423" w:author="Jatmika Nurhadi" w:date="2019-10-25T22:20:00Z"/>
          <w:rFonts w:ascii="Times New Roman" w:hAnsi="Times New Roman" w:cs="Times New Roman"/>
          <w:sz w:val="24"/>
          <w:szCs w:val="24"/>
          <w:lang w:val="id-ID"/>
        </w:rPr>
      </w:pPr>
    </w:p>
    <w:p w14:paraId="47CFC85F" w14:textId="5EBDA91C" w:rsidR="000A561D" w:rsidRPr="005A6375" w:rsidDel="00C51804" w:rsidRDefault="00271F33">
      <w:pPr>
        <w:spacing w:after="0" w:line="360" w:lineRule="auto"/>
        <w:ind w:firstLine="420"/>
        <w:jc w:val="both"/>
        <w:rPr>
          <w:del w:id="424" w:author="Jatmika Nurhadi" w:date="2019-10-25T22:20:00Z"/>
          <w:rFonts w:ascii="Times New Roman" w:hAnsi="Times New Roman" w:cs="Times New Roman"/>
          <w:sz w:val="24"/>
          <w:szCs w:val="24"/>
          <w:lang w:val="id-ID"/>
        </w:rPr>
        <w:pPrChange w:id="425" w:author="Jatmika Nurhadi" w:date="2019-10-25T22:20:00Z">
          <w:pPr>
            <w:spacing w:after="0" w:line="360" w:lineRule="auto"/>
            <w:jc w:val="both"/>
          </w:pPr>
        </w:pPrChange>
      </w:pPr>
      <w:del w:id="426" w:author="Jatmika Nurhadi" w:date="2019-10-25T22:20:00Z">
        <w:r w:rsidRPr="005A6375" w:rsidDel="00C51804">
          <w:rPr>
            <w:rFonts w:ascii="Times New Roman" w:hAnsi="Times New Roman" w:cs="Times New Roman"/>
            <w:sz w:val="24"/>
            <w:szCs w:val="24"/>
            <w:lang w:val="id-ID"/>
          </w:rPr>
          <w:delText xml:space="preserve">&gt; </w:delText>
        </w:r>
      </w:del>
      <w:r w:rsidRPr="005A6375">
        <w:rPr>
          <w:rFonts w:ascii="Times New Roman" w:hAnsi="Times New Roman" w:cs="Times New Roman"/>
          <w:sz w:val="24"/>
          <w:szCs w:val="24"/>
          <w:lang w:val="id-ID"/>
        </w:rPr>
        <w:t xml:space="preserve">Target </w:t>
      </w:r>
      <w:del w:id="427" w:author="Jatmika Nurhadi" w:date="2019-10-25T22:14:00Z">
        <w:r w:rsidRPr="005A6375" w:rsidDel="005A6375">
          <w:rPr>
            <w:rFonts w:ascii="Times New Roman" w:hAnsi="Times New Roman" w:cs="Times New Roman"/>
            <w:sz w:val="24"/>
            <w:szCs w:val="24"/>
            <w:lang w:val="id-ID"/>
          </w:rPr>
          <w:delText>Telutizen</w:delText>
        </w:r>
      </w:del>
      <w:proofErr w:type="spellStart"/>
      <w:ins w:id="428" w:author="Jatmika Nurhadi" w:date="2019-10-25T22:14:00Z">
        <w:r w:rsidR="005A6375" w:rsidRPr="005A6375">
          <w:rPr>
            <w:rFonts w:ascii="Times New Roman" w:hAnsi="Times New Roman" w:cs="Times New Roman"/>
            <w:i/>
            <w:iCs/>
            <w:sz w:val="24"/>
            <w:szCs w:val="24"/>
            <w:lang w:val="id-ID"/>
          </w:rPr>
          <w:t>Telutizen</w:t>
        </w:r>
      </w:ins>
      <w:proofErr w:type="spellEnd"/>
      <w:r w:rsidRPr="005A6375">
        <w:rPr>
          <w:rFonts w:ascii="Times New Roman" w:hAnsi="Times New Roman" w:cs="Times New Roman"/>
          <w:sz w:val="24"/>
          <w:szCs w:val="24"/>
          <w:lang w:val="id-ID"/>
        </w:rPr>
        <w:t xml:space="preserve"> yang akan dicapai saat mereka memilih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w:t>
      </w:r>
      <w:ins w:id="429" w:author="Jatmika Nurhadi" w:date="2019-10-25T22:20:00Z">
        <w:r w:rsidR="00C51804">
          <w:rPr>
            <w:rFonts w:ascii="Times New Roman" w:hAnsi="Times New Roman" w:cs="Times New Roman"/>
            <w:sz w:val="24"/>
            <w:szCs w:val="24"/>
            <w:lang w:val="id-ID"/>
          </w:rPr>
          <w:t xml:space="preserve"> </w:t>
        </w:r>
      </w:ins>
    </w:p>
    <w:p w14:paraId="0946CD7D" w14:textId="10F78BD6" w:rsidR="00BD50E8" w:rsidRPr="005A6375" w:rsidRDefault="00271F33">
      <w:pPr>
        <w:spacing w:after="0" w:line="360" w:lineRule="auto"/>
        <w:ind w:firstLine="420"/>
        <w:jc w:val="both"/>
        <w:rPr>
          <w:rFonts w:ascii="Times New Roman" w:hAnsi="Times New Roman" w:cs="Times New Roman"/>
          <w:sz w:val="24"/>
          <w:szCs w:val="24"/>
          <w:lang w:val="id-ID"/>
        </w:rPr>
        <w:pPrChange w:id="430" w:author="Jatmika Nurhadi" w:date="2019-10-25T22:20:00Z">
          <w:pPr>
            <w:spacing w:after="0" w:line="360" w:lineRule="auto"/>
            <w:jc w:val="both"/>
          </w:pPr>
        </w:pPrChange>
      </w:pPr>
      <w:r w:rsidRPr="005A6375">
        <w:rPr>
          <w:rFonts w:ascii="Times New Roman" w:hAnsi="Times New Roman" w:cs="Times New Roman"/>
          <w:sz w:val="24"/>
          <w:szCs w:val="24"/>
          <w:lang w:val="id-ID"/>
        </w:rPr>
        <w:t xml:space="preserve">Setiap </w:t>
      </w:r>
      <w:del w:id="431" w:author="Jatmika Nurhadi" w:date="2019-10-25T22:14:00Z">
        <w:r w:rsidRPr="005A6375" w:rsidDel="005A6375">
          <w:rPr>
            <w:rFonts w:ascii="Times New Roman" w:hAnsi="Times New Roman" w:cs="Times New Roman"/>
            <w:sz w:val="24"/>
            <w:szCs w:val="24"/>
            <w:lang w:val="id-ID"/>
          </w:rPr>
          <w:delText>Telutizen</w:delText>
        </w:r>
      </w:del>
      <w:proofErr w:type="spellStart"/>
      <w:ins w:id="432" w:author="Jatmika Nurhadi" w:date="2019-10-25T22:14:00Z">
        <w:r w:rsidR="005A6375" w:rsidRPr="005A6375">
          <w:rPr>
            <w:rFonts w:ascii="Times New Roman" w:hAnsi="Times New Roman" w:cs="Times New Roman"/>
            <w:i/>
            <w:iCs/>
            <w:sz w:val="24"/>
            <w:szCs w:val="24"/>
            <w:lang w:val="id-ID"/>
          </w:rPr>
          <w:t>Telutizen</w:t>
        </w:r>
      </w:ins>
      <w:proofErr w:type="spellEnd"/>
      <w:r w:rsidRPr="005A6375">
        <w:rPr>
          <w:rFonts w:ascii="Times New Roman" w:hAnsi="Times New Roman" w:cs="Times New Roman"/>
          <w:sz w:val="24"/>
          <w:szCs w:val="24"/>
          <w:lang w:val="id-ID"/>
        </w:rPr>
        <w:t xml:space="preserve"> memiliki maksud dan tujuan tersendiri saat mereka memilih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maksud dan tujuan mereka berbanding lurus dengan alasan mereka memilih berkuliah di Telkom </w:t>
      </w:r>
      <w:proofErr w:type="spellStart"/>
      <w:r w:rsidRPr="005A6375">
        <w:rPr>
          <w:rFonts w:ascii="Times New Roman" w:hAnsi="Times New Roman" w:cs="Times New Roman"/>
          <w:sz w:val="24"/>
          <w:szCs w:val="24"/>
          <w:lang w:val="id-ID"/>
        </w:rPr>
        <w:t>University</w:t>
      </w:r>
      <w:proofErr w:type="spellEnd"/>
      <w:r w:rsidRPr="005A6375">
        <w:rPr>
          <w:rFonts w:ascii="Times New Roman" w:hAnsi="Times New Roman" w:cs="Times New Roman"/>
          <w:sz w:val="24"/>
          <w:szCs w:val="24"/>
          <w:lang w:val="id-ID"/>
        </w:rPr>
        <w:t xml:space="preserve">. Sebagian besar dari mereka ingin menjadi mahasiswa yang berprestasi, lulus menjadi lulusan terbaik bergelar </w:t>
      </w:r>
      <w:proofErr w:type="spellStart"/>
      <w:r w:rsidRPr="00C51804">
        <w:rPr>
          <w:rFonts w:ascii="Times New Roman" w:hAnsi="Times New Roman" w:cs="Times New Roman"/>
          <w:i/>
          <w:iCs/>
          <w:sz w:val="24"/>
          <w:szCs w:val="24"/>
          <w:lang w:val="id-ID"/>
          <w:rPrChange w:id="433" w:author="Jatmika Nurhadi" w:date="2019-10-25T22:20:00Z">
            <w:rPr>
              <w:rFonts w:ascii="Times New Roman" w:hAnsi="Times New Roman" w:cs="Times New Roman"/>
              <w:sz w:val="24"/>
              <w:szCs w:val="24"/>
              <w:lang w:val="id-ID"/>
            </w:rPr>
          </w:rPrChange>
        </w:rPr>
        <w:t>cumlaude</w:t>
      </w:r>
      <w:proofErr w:type="spellEnd"/>
      <w:r w:rsidRPr="005A6375">
        <w:rPr>
          <w:rFonts w:ascii="Times New Roman" w:hAnsi="Times New Roman" w:cs="Times New Roman"/>
          <w:sz w:val="24"/>
          <w:szCs w:val="24"/>
          <w:lang w:val="id-ID"/>
        </w:rPr>
        <w:t xml:space="preserve">, bekerja di perusahaan besar dan </w:t>
      </w:r>
      <w:del w:id="434" w:author="Jatmika Nurhadi" w:date="2019-10-25T22:20:00Z">
        <w:r w:rsidRPr="005A6375" w:rsidDel="00C51804">
          <w:rPr>
            <w:rFonts w:ascii="Times New Roman" w:hAnsi="Times New Roman" w:cs="Times New Roman"/>
            <w:sz w:val="24"/>
            <w:szCs w:val="24"/>
            <w:lang w:val="id-ID"/>
          </w:rPr>
          <w:delText>suikses</w:delText>
        </w:r>
      </w:del>
      <w:ins w:id="435" w:author="Jatmika Nurhadi" w:date="2019-10-25T22:20:00Z">
        <w:r w:rsidR="00C51804" w:rsidRPr="005A6375">
          <w:rPr>
            <w:rFonts w:ascii="Times New Roman" w:hAnsi="Times New Roman" w:cs="Times New Roman"/>
            <w:sz w:val="24"/>
            <w:szCs w:val="24"/>
            <w:lang w:val="id-ID"/>
          </w:rPr>
          <w:t>sukses</w:t>
        </w:r>
      </w:ins>
      <w:r w:rsidRPr="005A6375">
        <w:rPr>
          <w:rFonts w:ascii="Times New Roman" w:hAnsi="Times New Roman" w:cs="Times New Roman"/>
          <w:sz w:val="24"/>
          <w:szCs w:val="24"/>
          <w:lang w:val="id-ID"/>
        </w:rPr>
        <w:t xml:space="preserve">. Namun ada yang memiliki tujuan mulia yakni ingin </w:t>
      </w:r>
      <w:del w:id="436" w:author="Jatmika Nurhadi" w:date="2019-10-25T22:20:00Z">
        <w:r w:rsidRPr="005A6375" w:rsidDel="00C51804">
          <w:rPr>
            <w:rFonts w:ascii="Times New Roman" w:hAnsi="Times New Roman" w:cs="Times New Roman"/>
            <w:sz w:val="24"/>
            <w:szCs w:val="24"/>
            <w:lang w:val="id-ID"/>
          </w:rPr>
          <w:delText>meajukan</w:delText>
        </w:r>
      </w:del>
      <w:ins w:id="437" w:author="Jatmika Nurhadi" w:date="2019-10-25T22:20:00Z">
        <w:r w:rsidR="00C51804" w:rsidRPr="005A6375">
          <w:rPr>
            <w:rFonts w:ascii="Times New Roman" w:hAnsi="Times New Roman" w:cs="Times New Roman"/>
            <w:sz w:val="24"/>
            <w:szCs w:val="24"/>
            <w:lang w:val="id-ID"/>
          </w:rPr>
          <w:t>memajukan</w:t>
        </w:r>
      </w:ins>
      <w:r w:rsidRPr="005A6375">
        <w:rPr>
          <w:rFonts w:ascii="Times New Roman" w:hAnsi="Times New Roman" w:cs="Times New Roman"/>
          <w:sz w:val="24"/>
          <w:szCs w:val="24"/>
          <w:lang w:val="id-ID"/>
        </w:rPr>
        <w:t xml:space="preserve"> perkembangan teknologi di Indonesia khususnya pada desa-desa tertinggal.</w:t>
      </w:r>
    </w:p>
    <w:p w14:paraId="7C45FA3D" w14:textId="77777777" w:rsidR="002E3313" w:rsidRPr="00C51804" w:rsidRDefault="002E3313" w:rsidP="005A6375">
      <w:pPr>
        <w:spacing w:after="0" w:line="360" w:lineRule="auto"/>
        <w:jc w:val="both"/>
        <w:rPr>
          <w:rFonts w:ascii="Times New Roman" w:hAnsi="Times New Roman" w:cs="Times New Roman"/>
          <w:b/>
          <w:bCs/>
          <w:sz w:val="24"/>
          <w:szCs w:val="24"/>
          <w:lang w:val="id-ID"/>
          <w:rPrChange w:id="438" w:author="Jatmika Nurhadi" w:date="2019-10-25T22:20:00Z">
            <w:rPr>
              <w:rFonts w:ascii="Times New Roman" w:hAnsi="Times New Roman" w:cs="Times New Roman"/>
              <w:sz w:val="24"/>
              <w:szCs w:val="24"/>
              <w:lang w:val="id-ID"/>
            </w:rPr>
          </w:rPrChange>
        </w:rPr>
      </w:pPr>
    </w:p>
    <w:p w14:paraId="239E0174" w14:textId="06B81C40" w:rsidR="00BD50E8" w:rsidRPr="00C51804" w:rsidDel="00C51804" w:rsidRDefault="00C51804">
      <w:pPr>
        <w:spacing w:after="0" w:line="360" w:lineRule="auto"/>
        <w:rPr>
          <w:del w:id="439" w:author="Jatmika Nurhadi" w:date="2019-10-25T22:20:00Z"/>
          <w:rFonts w:ascii="Times New Roman" w:hAnsi="Times New Roman" w:cs="Times New Roman"/>
          <w:b/>
          <w:bCs/>
          <w:sz w:val="24"/>
          <w:szCs w:val="24"/>
          <w:lang w:val="id-ID"/>
          <w:rPrChange w:id="440" w:author="Jatmika Nurhadi" w:date="2019-10-25T22:20:00Z">
            <w:rPr>
              <w:del w:id="441" w:author="Jatmika Nurhadi" w:date="2019-10-25T22:20:00Z"/>
              <w:rFonts w:ascii="Times New Roman" w:hAnsi="Times New Roman" w:cs="Times New Roman"/>
              <w:sz w:val="24"/>
              <w:szCs w:val="24"/>
              <w:lang w:val="id-ID"/>
            </w:rPr>
          </w:rPrChange>
        </w:rPr>
        <w:pPrChange w:id="442" w:author="Jatmika Nurhadi" w:date="2019-10-25T22:20:00Z">
          <w:pPr>
            <w:spacing w:after="0" w:line="360" w:lineRule="auto"/>
            <w:jc w:val="center"/>
          </w:pPr>
        </w:pPrChange>
      </w:pPr>
      <w:ins w:id="443" w:author="Jatmika Nurhadi" w:date="2019-10-25T22:20:00Z">
        <w:r w:rsidRPr="00C51804">
          <w:rPr>
            <w:rFonts w:ascii="Times New Roman" w:hAnsi="Times New Roman" w:cs="Times New Roman"/>
            <w:b/>
            <w:bCs/>
            <w:sz w:val="24"/>
            <w:szCs w:val="24"/>
            <w:lang w:val="id-ID"/>
            <w:rPrChange w:id="444" w:author="Jatmika Nurhadi" w:date="2019-10-25T22:20:00Z">
              <w:rPr>
                <w:rFonts w:ascii="Times New Roman" w:hAnsi="Times New Roman" w:cs="Times New Roman"/>
                <w:sz w:val="24"/>
                <w:szCs w:val="24"/>
                <w:lang w:val="id-ID"/>
              </w:rPr>
            </w:rPrChange>
          </w:rPr>
          <w:t xml:space="preserve">4. </w:t>
        </w:r>
      </w:ins>
      <w:del w:id="445" w:author="Jatmika Nurhadi" w:date="2019-10-25T22:20:00Z">
        <w:r w:rsidR="00BD50E8" w:rsidRPr="00C51804" w:rsidDel="00C51804">
          <w:rPr>
            <w:rFonts w:ascii="Times New Roman" w:hAnsi="Times New Roman" w:cs="Times New Roman"/>
            <w:b/>
            <w:bCs/>
            <w:sz w:val="24"/>
            <w:szCs w:val="24"/>
            <w:lang w:val="id-ID"/>
            <w:rPrChange w:id="446" w:author="Jatmika Nurhadi" w:date="2019-10-25T22:20:00Z">
              <w:rPr>
                <w:rFonts w:ascii="Times New Roman" w:hAnsi="Times New Roman" w:cs="Times New Roman"/>
                <w:sz w:val="24"/>
                <w:szCs w:val="24"/>
                <w:lang w:val="id-ID"/>
              </w:rPr>
            </w:rPrChange>
          </w:rPr>
          <w:delText>BAB IV</w:delText>
        </w:r>
      </w:del>
    </w:p>
    <w:p w14:paraId="7FAA8C63" w14:textId="77777777" w:rsidR="00BD50E8" w:rsidRPr="00C51804" w:rsidDel="00C51804" w:rsidRDefault="00BD50E8">
      <w:pPr>
        <w:spacing w:after="0" w:line="360" w:lineRule="auto"/>
        <w:rPr>
          <w:del w:id="447" w:author="Jatmika Nurhadi" w:date="2019-10-25T22:20:00Z"/>
          <w:rFonts w:ascii="Times New Roman" w:hAnsi="Times New Roman" w:cs="Times New Roman"/>
          <w:b/>
          <w:bCs/>
          <w:sz w:val="24"/>
          <w:szCs w:val="24"/>
          <w:lang w:val="id-ID"/>
          <w:rPrChange w:id="448" w:author="Jatmika Nurhadi" w:date="2019-10-25T22:20:00Z">
            <w:rPr>
              <w:del w:id="449" w:author="Jatmika Nurhadi" w:date="2019-10-25T22:20:00Z"/>
              <w:rFonts w:ascii="Times New Roman" w:hAnsi="Times New Roman" w:cs="Times New Roman"/>
              <w:sz w:val="24"/>
              <w:szCs w:val="24"/>
              <w:lang w:val="id-ID"/>
            </w:rPr>
          </w:rPrChange>
        </w:rPr>
        <w:pPrChange w:id="450" w:author="Jatmika Nurhadi" w:date="2019-10-25T22:20:00Z">
          <w:pPr>
            <w:spacing w:after="0" w:line="360" w:lineRule="auto"/>
            <w:jc w:val="center"/>
          </w:pPr>
        </w:pPrChange>
      </w:pPr>
      <w:r w:rsidRPr="00C51804">
        <w:rPr>
          <w:rFonts w:ascii="Times New Roman" w:hAnsi="Times New Roman" w:cs="Times New Roman"/>
          <w:b/>
          <w:bCs/>
          <w:sz w:val="24"/>
          <w:szCs w:val="24"/>
          <w:lang w:val="id-ID"/>
          <w:rPrChange w:id="451" w:author="Jatmika Nurhadi" w:date="2019-10-25T22:20:00Z">
            <w:rPr>
              <w:rFonts w:ascii="Times New Roman" w:hAnsi="Times New Roman" w:cs="Times New Roman"/>
              <w:sz w:val="24"/>
              <w:szCs w:val="24"/>
              <w:lang w:val="id-ID"/>
            </w:rPr>
          </w:rPrChange>
        </w:rPr>
        <w:t>PENUTUP</w:t>
      </w:r>
    </w:p>
    <w:p w14:paraId="4CD8BC95" w14:textId="77777777" w:rsidR="00BD50E8" w:rsidRPr="005A6375" w:rsidRDefault="00BD50E8">
      <w:pPr>
        <w:spacing w:after="0" w:line="360" w:lineRule="auto"/>
        <w:rPr>
          <w:rFonts w:ascii="Times New Roman" w:hAnsi="Times New Roman" w:cs="Times New Roman"/>
          <w:sz w:val="24"/>
          <w:szCs w:val="24"/>
          <w:lang w:val="id-ID"/>
        </w:rPr>
        <w:pPrChange w:id="452" w:author="Jatmika Nurhadi" w:date="2019-10-25T22:20:00Z">
          <w:pPr>
            <w:spacing w:after="0" w:line="360" w:lineRule="auto"/>
            <w:jc w:val="center"/>
          </w:pPr>
        </w:pPrChange>
      </w:pPr>
    </w:p>
    <w:p w14:paraId="31C77B78" w14:textId="77777777" w:rsidR="00BD50E8" w:rsidRPr="00C51804" w:rsidRDefault="0039515B" w:rsidP="005A6375">
      <w:pPr>
        <w:spacing w:after="0" w:line="360" w:lineRule="auto"/>
        <w:rPr>
          <w:rFonts w:ascii="Times New Roman" w:hAnsi="Times New Roman" w:cs="Times New Roman"/>
          <w:b/>
          <w:bCs/>
          <w:sz w:val="24"/>
          <w:szCs w:val="24"/>
          <w:lang w:val="id-ID"/>
          <w:rPrChange w:id="453" w:author="Jatmika Nurhadi" w:date="2019-10-25T22:20:00Z">
            <w:rPr>
              <w:rFonts w:ascii="Times New Roman" w:hAnsi="Times New Roman" w:cs="Times New Roman"/>
              <w:sz w:val="24"/>
              <w:szCs w:val="24"/>
              <w:lang w:val="id-ID"/>
            </w:rPr>
          </w:rPrChange>
        </w:rPr>
      </w:pPr>
      <w:r w:rsidRPr="00C51804">
        <w:rPr>
          <w:rFonts w:ascii="Times New Roman" w:hAnsi="Times New Roman" w:cs="Times New Roman"/>
          <w:b/>
          <w:bCs/>
          <w:sz w:val="24"/>
          <w:szCs w:val="24"/>
          <w:lang w:val="id-ID"/>
          <w:rPrChange w:id="454" w:author="Jatmika Nurhadi" w:date="2019-10-25T22:20:00Z">
            <w:rPr>
              <w:rFonts w:ascii="Times New Roman" w:hAnsi="Times New Roman" w:cs="Times New Roman"/>
              <w:sz w:val="24"/>
              <w:szCs w:val="24"/>
              <w:lang w:val="id-ID"/>
            </w:rPr>
          </w:rPrChange>
        </w:rPr>
        <w:t>4.1 Kesimpulan</w:t>
      </w:r>
    </w:p>
    <w:p w14:paraId="4CD86E2E" w14:textId="5DB7CD06" w:rsidR="00BD50E8" w:rsidRPr="005A6375" w:rsidRDefault="00BD50E8">
      <w:pPr>
        <w:spacing w:after="0" w:line="360" w:lineRule="auto"/>
        <w:jc w:val="both"/>
        <w:rPr>
          <w:rFonts w:ascii="Times New Roman" w:hAnsi="Times New Roman" w:cs="Times New Roman"/>
          <w:sz w:val="24"/>
          <w:szCs w:val="24"/>
          <w:lang w:val="id-ID"/>
        </w:rPr>
        <w:pPrChange w:id="455" w:author="Jatmika Nurhadi" w:date="2019-10-25T22:20:00Z">
          <w:pPr>
            <w:spacing w:after="0" w:line="360" w:lineRule="auto"/>
          </w:pPr>
        </w:pPrChange>
      </w:pPr>
      <w:del w:id="456" w:author="Jatmika Nurhadi" w:date="2019-10-25T22:14:00Z">
        <w:r w:rsidRPr="005A6375" w:rsidDel="005A6375">
          <w:rPr>
            <w:rFonts w:ascii="Times New Roman" w:hAnsi="Times New Roman" w:cs="Times New Roman"/>
            <w:sz w:val="24"/>
            <w:szCs w:val="24"/>
            <w:lang w:val="id-ID"/>
          </w:rPr>
          <w:delText xml:space="preserve">  </w:delText>
        </w:r>
      </w:del>
      <w:ins w:id="457" w:author="Jatmika Nurhadi" w:date="2019-10-25T22:14:00Z">
        <w:r w:rsidR="005A6375">
          <w:rPr>
            <w:rFonts w:ascii="Times New Roman" w:hAnsi="Times New Roman" w:cs="Times New Roman"/>
            <w:sz w:val="24"/>
            <w:szCs w:val="24"/>
            <w:lang w:val="id-ID"/>
          </w:rPr>
          <w:t xml:space="preserve"> </w:t>
        </w:r>
      </w:ins>
      <w:del w:id="458" w:author="Jatmika Nurhadi" w:date="2019-10-25T22:14:00Z">
        <w:r w:rsidRPr="005A6375" w:rsidDel="005A6375">
          <w:rPr>
            <w:rFonts w:ascii="Times New Roman" w:hAnsi="Times New Roman" w:cs="Times New Roman"/>
            <w:sz w:val="24"/>
            <w:szCs w:val="24"/>
            <w:lang w:val="id-ID"/>
          </w:rPr>
          <w:delText xml:space="preserve">  </w:delText>
        </w:r>
      </w:del>
      <w:ins w:id="459" w:author="Jatmika Nurhadi" w:date="2019-10-25T22:14:00Z">
        <w:r w:rsidR="005A6375">
          <w:rPr>
            <w:rFonts w:ascii="Times New Roman" w:hAnsi="Times New Roman" w:cs="Times New Roman"/>
            <w:sz w:val="24"/>
            <w:szCs w:val="24"/>
            <w:lang w:val="id-ID"/>
          </w:rPr>
          <w:t xml:space="preserve"> </w:t>
        </w:r>
      </w:ins>
      <w:r w:rsidRPr="005A6375">
        <w:rPr>
          <w:rFonts w:ascii="Times New Roman" w:hAnsi="Times New Roman" w:cs="Times New Roman"/>
          <w:sz w:val="24"/>
          <w:szCs w:val="24"/>
          <w:lang w:val="id-ID"/>
        </w:rPr>
        <w:t>Jadi kesimpulan yang bisa kita ambil dari judul “Alasa</w:t>
      </w:r>
      <w:r w:rsidR="00B84ECF" w:rsidRPr="005A6375">
        <w:rPr>
          <w:rFonts w:ascii="Times New Roman" w:hAnsi="Times New Roman" w:cs="Times New Roman"/>
          <w:sz w:val="24"/>
          <w:szCs w:val="24"/>
          <w:lang w:val="id-ID"/>
        </w:rPr>
        <w:t>n</w:t>
      </w:r>
      <w:r w:rsidRPr="005A6375">
        <w:rPr>
          <w:rFonts w:ascii="Times New Roman" w:hAnsi="Times New Roman" w:cs="Times New Roman"/>
          <w:sz w:val="24"/>
          <w:szCs w:val="24"/>
          <w:lang w:val="id-ID"/>
        </w:rPr>
        <w:t xml:space="preserve"> </w:t>
      </w:r>
      <w:del w:id="460" w:author="Jatmika Nurhadi" w:date="2019-10-25T22:14:00Z">
        <w:r w:rsidRPr="005A6375" w:rsidDel="005A6375">
          <w:rPr>
            <w:rFonts w:ascii="Times New Roman" w:hAnsi="Times New Roman" w:cs="Times New Roman"/>
            <w:sz w:val="24"/>
            <w:szCs w:val="24"/>
            <w:lang w:val="id-ID"/>
          </w:rPr>
          <w:delText>Telutizen</w:delText>
        </w:r>
      </w:del>
      <w:proofErr w:type="spellStart"/>
      <w:ins w:id="461" w:author="Jatmika Nurhadi" w:date="2019-10-25T22:14:00Z">
        <w:r w:rsidR="005A6375" w:rsidRPr="005A6375">
          <w:rPr>
            <w:rFonts w:ascii="Times New Roman" w:hAnsi="Times New Roman" w:cs="Times New Roman"/>
            <w:i/>
            <w:iCs/>
            <w:sz w:val="24"/>
            <w:szCs w:val="24"/>
            <w:lang w:val="id-ID"/>
          </w:rPr>
          <w:t>Telutizen</w:t>
        </w:r>
      </w:ins>
      <w:proofErr w:type="spellEnd"/>
      <w:r w:rsidRPr="005A6375">
        <w:rPr>
          <w:rFonts w:ascii="Times New Roman" w:hAnsi="Times New Roman" w:cs="Times New Roman"/>
          <w:sz w:val="24"/>
          <w:szCs w:val="24"/>
          <w:lang w:val="id-ID"/>
        </w:rPr>
        <w:t xml:space="preserve"> memilih berkuliah di Telkom”, dari </w:t>
      </w:r>
      <w:del w:id="462" w:author="Jatmika Nurhadi" w:date="2019-10-25T22:20:00Z">
        <w:r w:rsidRPr="005A6375" w:rsidDel="00C51804">
          <w:rPr>
            <w:rFonts w:ascii="Times New Roman" w:hAnsi="Times New Roman" w:cs="Times New Roman"/>
            <w:sz w:val="24"/>
            <w:szCs w:val="24"/>
            <w:lang w:val="id-ID"/>
          </w:rPr>
          <w:delText>analasis</w:delText>
        </w:r>
      </w:del>
      <w:ins w:id="463" w:author="Jatmika Nurhadi" w:date="2019-10-25T22:20:00Z">
        <w:r w:rsidR="00C51804" w:rsidRPr="005A6375">
          <w:rPr>
            <w:rFonts w:ascii="Times New Roman" w:hAnsi="Times New Roman" w:cs="Times New Roman"/>
            <w:sz w:val="24"/>
            <w:szCs w:val="24"/>
            <w:lang w:val="id-ID"/>
          </w:rPr>
          <w:t>analisis</w:t>
        </w:r>
      </w:ins>
      <w:r w:rsidRPr="005A6375">
        <w:rPr>
          <w:rFonts w:ascii="Times New Roman" w:hAnsi="Times New Roman" w:cs="Times New Roman"/>
          <w:sz w:val="24"/>
          <w:szCs w:val="24"/>
          <w:lang w:val="id-ID"/>
        </w:rPr>
        <w:t xml:space="preserve"> yang kita dapat sebelumnya bahwa keinginan masuk Telkom ialah kebanyakan dari dalam diri mereka sendiri atau memang </w:t>
      </w:r>
      <w:del w:id="464" w:author="Jatmika Nurhadi" w:date="2019-10-25T22:21:00Z">
        <w:r w:rsidRPr="005A6375" w:rsidDel="00C51804">
          <w:rPr>
            <w:rFonts w:ascii="Times New Roman" w:hAnsi="Times New Roman" w:cs="Times New Roman"/>
            <w:sz w:val="24"/>
            <w:szCs w:val="24"/>
            <w:lang w:val="id-ID"/>
          </w:rPr>
          <w:delText>mahassiswa</w:delText>
        </w:r>
      </w:del>
      <w:ins w:id="465" w:author="Jatmika Nurhadi" w:date="2019-10-25T22:21:00Z">
        <w:r w:rsidR="00C51804" w:rsidRPr="005A6375">
          <w:rPr>
            <w:rFonts w:ascii="Times New Roman" w:hAnsi="Times New Roman" w:cs="Times New Roman"/>
            <w:sz w:val="24"/>
            <w:szCs w:val="24"/>
            <w:lang w:val="id-ID"/>
          </w:rPr>
          <w:t>mahasiswa</w:t>
        </w:r>
      </w:ins>
      <w:r w:rsidRPr="005A6375">
        <w:rPr>
          <w:rFonts w:ascii="Times New Roman" w:hAnsi="Times New Roman" w:cs="Times New Roman"/>
          <w:sz w:val="24"/>
          <w:szCs w:val="24"/>
          <w:lang w:val="id-ID"/>
        </w:rPr>
        <w:t xml:space="preserve"> tersebut memang niat dari dulu ingin masuk ke T</w:t>
      </w:r>
      <w:r w:rsidR="00B84ECF" w:rsidRPr="005A6375">
        <w:rPr>
          <w:rFonts w:ascii="Times New Roman" w:hAnsi="Times New Roman" w:cs="Times New Roman"/>
          <w:sz w:val="24"/>
          <w:szCs w:val="24"/>
          <w:lang w:val="id-ID"/>
        </w:rPr>
        <w:t xml:space="preserve">elkom </w:t>
      </w:r>
      <w:proofErr w:type="spellStart"/>
      <w:r w:rsidR="00B84ECF" w:rsidRPr="005A6375">
        <w:rPr>
          <w:rFonts w:ascii="Times New Roman" w:hAnsi="Times New Roman" w:cs="Times New Roman"/>
          <w:sz w:val="24"/>
          <w:szCs w:val="24"/>
          <w:lang w:val="id-ID"/>
        </w:rPr>
        <w:t>Universty</w:t>
      </w:r>
      <w:proofErr w:type="spellEnd"/>
      <w:r w:rsidR="00B84ECF" w:rsidRPr="005A6375">
        <w:rPr>
          <w:rFonts w:ascii="Times New Roman" w:hAnsi="Times New Roman" w:cs="Times New Roman"/>
          <w:sz w:val="24"/>
          <w:szCs w:val="24"/>
          <w:lang w:val="id-ID"/>
        </w:rPr>
        <w:t xml:space="preserve"> sebagaimana kami</w:t>
      </w:r>
      <w:r w:rsidRPr="005A6375">
        <w:rPr>
          <w:rFonts w:ascii="Times New Roman" w:hAnsi="Times New Roman" w:cs="Times New Roman"/>
          <w:sz w:val="24"/>
          <w:szCs w:val="24"/>
          <w:lang w:val="id-ID"/>
        </w:rPr>
        <w:t xml:space="preserve"> dapatkan ialah 42,9% dari 100</w:t>
      </w:r>
      <w:del w:id="466" w:author="Jatmika Nurhadi" w:date="2019-10-25T22:21:00Z">
        <w:r w:rsidRPr="005A6375" w:rsidDel="00C51804">
          <w:rPr>
            <w:rFonts w:ascii="Times New Roman" w:hAnsi="Times New Roman" w:cs="Times New Roman"/>
            <w:sz w:val="24"/>
            <w:szCs w:val="24"/>
            <w:lang w:val="id-ID"/>
          </w:rPr>
          <w:delText xml:space="preserve"> </w:delText>
        </w:r>
      </w:del>
      <w:r w:rsidRPr="005A6375">
        <w:rPr>
          <w:rFonts w:ascii="Times New Roman" w:hAnsi="Times New Roman" w:cs="Times New Roman"/>
          <w:sz w:val="24"/>
          <w:szCs w:val="24"/>
          <w:lang w:val="id-ID"/>
        </w:rPr>
        <w:t>%.</w:t>
      </w:r>
      <w:ins w:id="467" w:author="Jatmika Nurhadi" w:date="2019-10-25T22:21:00Z">
        <w:r w:rsidR="00C51804">
          <w:rPr>
            <w:rFonts w:ascii="Times New Roman" w:hAnsi="Times New Roman" w:cs="Times New Roman"/>
            <w:sz w:val="24"/>
            <w:szCs w:val="24"/>
            <w:lang w:val="id-ID"/>
          </w:rPr>
          <w:t xml:space="preserve"> </w:t>
        </w:r>
      </w:ins>
      <w:del w:id="468" w:author="Jatmika Nurhadi" w:date="2019-10-25T22:21:00Z">
        <w:r w:rsidRPr="005A6375" w:rsidDel="00C51804">
          <w:rPr>
            <w:rFonts w:ascii="Times New Roman" w:hAnsi="Times New Roman" w:cs="Times New Roman"/>
            <w:sz w:val="24"/>
            <w:szCs w:val="24"/>
            <w:lang w:val="id-ID"/>
          </w:rPr>
          <w:delText xml:space="preserve">Sedangakan </w:delText>
        </w:r>
      </w:del>
      <w:ins w:id="469" w:author="Jatmika Nurhadi" w:date="2019-10-25T22:21:00Z">
        <w:r w:rsidR="00C51804">
          <w:rPr>
            <w:rFonts w:ascii="Times New Roman" w:hAnsi="Times New Roman" w:cs="Times New Roman"/>
            <w:sz w:val="24"/>
            <w:szCs w:val="24"/>
            <w:lang w:val="id-ID"/>
          </w:rPr>
          <w:t>Sementara itu,</w:t>
        </w:r>
        <w:r w:rsidR="00C51804" w:rsidRPr="005A6375">
          <w:rPr>
            <w:rFonts w:ascii="Times New Roman" w:hAnsi="Times New Roman" w:cs="Times New Roman"/>
            <w:sz w:val="24"/>
            <w:szCs w:val="24"/>
            <w:lang w:val="id-ID"/>
          </w:rPr>
          <w:t xml:space="preserve"> </w:t>
        </w:r>
      </w:ins>
      <w:r w:rsidRPr="005A6375">
        <w:rPr>
          <w:rFonts w:ascii="Times New Roman" w:hAnsi="Times New Roman" w:cs="Times New Roman"/>
          <w:sz w:val="24"/>
          <w:szCs w:val="24"/>
          <w:lang w:val="id-ID"/>
        </w:rPr>
        <w:t xml:space="preserve">ada pula mahasiswa masuk ke Telkom </w:t>
      </w:r>
      <w:proofErr w:type="spellStart"/>
      <w:r w:rsidRPr="005A6375">
        <w:rPr>
          <w:rFonts w:ascii="Times New Roman" w:hAnsi="Times New Roman" w:cs="Times New Roman"/>
          <w:sz w:val="24"/>
          <w:szCs w:val="24"/>
          <w:lang w:val="id-ID"/>
        </w:rPr>
        <w:t>Universty</w:t>
      </w:r>
      <w:proofErr w:type="spellEnd"/>
      <w:r w:rsidRPr="005A6375">
        <w:rPr>
          <w:rFonts w:ascii="Times New Roman" w:hAnsi="Times New Roman" w:cs="Times New Roman"/>
          <w:sz w:val="24"/>
          <w:szCs w:val="24"/>
          <w:lang w:val="id-ID"/>
        </w:rPr>
        <w:t xml:space="preserve"> karena </w:t>
      </w:r>
      <w:del w:id="470" w:author="Jatmika Nurhadi" w:date="2019-10-25T22:21:00Z">
        <w:r w:rsidRPr="005A6375" w:rsidDel="00C51804">
          <w:rPr>
            <w:rFonts w:ascii="Times New Roman" w:hAnsi="Times New Roman" w:cs="Times New Roman"/>
            <w:sz w:val="24"/>
            <w:szCs w:val="24"/>
            <w:lang w:val="id-ID"/>
          </w:rPr>
          <w:delText>mereka</w:delText>
        </w:r>
      </w:del>
      <w:ins w:id="471" w:author="Jatmika Nurhadi" w:date="2019-10-25T22:21:00Z">
        <w:r w:rsidR="00C51804" w:rsidRPr="005A6375">
          <w:rPr>
            <w:rFonts w:ascii="Times New Roman" w:hAnsi="Times New Roman" w:cs="Times New Roman"/>
            <w:sz w:val="24"/>
            <w:szCs w:val="24"/>
            <w:lang w:val="id-ID"/>
          </w:rPr>
          <w:t>mer</w:t>
        </w:r>
        <w:r w:rsidR="00C51804">
          <w:rPr>
            <w:rFonts w:ascii="Times New Roman" w:hAnsi="Times New Roman" w:cs="Times New Roman"/>
            <w:sz w:val="24"/>
            <w:szCs w:val="24"/>
            <w:lang w:val="id-ID"/>
          </w:rPr>
          <w:t>e</w:t>
        </w:r>
        <w:r w:rsidR="00C51804" w:rsidRPr="005A6375">
          <w:rPr>
            <w:rFonts w:ascii="Times New Roman" w:hAnsi="Times New Roman" w:cs="Times New Roman"/>
            <w:sz w:val="24"/>
            <w:szCs w:val="24"/>
            <w:lang w:val="id-ID"/>
          </w:rPr>
          <w:t>ka</w:t>
        </w:r>
      </w:ins>
      <w:r w:rsidRPr="005A6375">
        <w:rPr>
          <w:rFonts w:ascii="Times New Roman" w:hAnsi="Times New Roman" w:cs="Times New Roman"/>
          <w:sz w:val="24"/>
          <w:szCs w:val="24"/>
          <w:lang w:val="id-ID"/>
        </w:rPr>
        <w:t xml:space="preserve"> tidak diterima </w:t>
      </w:r>
      <w:proofErr w:type="spellStart"/>
      <w:r w:rsidRPr="005A6375">
        <w:rPr>
          <w:rFonts w:ascii="Times New Roman" w:hAnsi="Times New Roman" w:cs="Times New Roman"/>
          <w:sz w:val="24"/>
          <w:szCs w:val="24"/>
          <w:lang w:val="id-ID"/>
        </w:rPr>
        <w:t>diperguruan</w:t>
      </w:r>
      <w:proofErr w:type="spellEnd"/>
      <w:r w:rsidRPr="005A6375">
        <w:rPr>
          <w:rFonts w:ascii="Times New Roman" w:hAnsi="Times New Roman" w:cs="Times New Roman"/>
          <w:sz w:val="24"/>
          <w:szCs w:val="24"/>
          <w:lang w:val="id-ID"/>
        </w:rPr>
        <w:t xml:space="preserve"> Tinggi Negeri lewat jalur lainnya (SNMPTN,SBMPTN, dan Jalur Mandiri) dan ada pula karena paksaan orang tuanya.</w:t>
      </w:r>
    </w:p>
    <w:p w14:paraId="2607AE68" w14:textId="77777777" w:rsidR="00BD50E8" w:rsidRPr="005A6375" w:rsidRDefault="00BD50E8" w:rsidP="005A6375">
      <w:pPr>
        <w:spacing w:after="0" w:line="360" w:lineRule="auto"/>
        <w:rPr>
          <w:rFonts w:ascii="Times New Roman" w:hAnsi="Times New Roman" w:cs="Times New Roman"/>
          <w:sz w:val="24"/>
          <w:szCs w:val="24"/>
          <w:lang w:val="id-ID"/>
        </w:rPr>
      </w:pPr>
      <w:commentRangeStart w:id="472"/>
    </w:p>
    <w:p w14:paraId="0FBAA181" w14:textId="77777777" w:rsidR="00BD50E8" w:rsidRPr="00C51804" w:rsidRDefault="0039515B" w:rsidP="005A6375">
      <w:pPr>
        <w:spacing w:after="0" w:line="360" w:lineRule="auto"/>
        <w:rPr>
          <w:rFonts w:ascii="Times New Roman" w:hAnsi="Times New Roman" w:cs="Times New Roman"/>
          <w:b/>
          <w:bCs/>
          <w:sz w:val="24"/>
          <w:szCs w:val="24"/>
          <w:lang w:val="id-ID"/>
          <w:rPrChange w:id="473" w:author="Jatmika Nurhadi" w:date="2019-10-25T22:21:00Z">
            <w:rPr>
              <w:rFonts w:ascii="Times New Roman" w:hAnsi="Times New Roman" w:cs="Times New Roman"/>
              <w:sz w:val="24"/>
              <w:szCs w:val="24"/>
              <w:lang w:val="id-ID"/>
            </w:rPr>
          </w:rPrChange>
        </w:rPr>
      </w:pPr>
      <w:r w:rsidRPr="00C51804">
        <w:rPr>
          <w:rFonts w:ascii="Times New Roman" w:hAnsi="Times New Roman" w:cs="Times New Roman"/>
          <w:b/>
          <w:bCs/>
          <w:sz w:val="24"/>
          <w:szCs w:val="24"/>
          <w:lang w:val="id-ID"/>
          <w:rPrChange w:id="474" w:author="Jatmika Nurhadi" w:date="2019-10-25T22:21:00Z">
            <w:rPr>
              <w:rFonts w:ascii="Times New Roman" w:hAnsi="Times New Roman" w:cs="Times New Roman"/>
              <w:sz w:val="24"/>
              <w:szCs w:val="24"/>
              <w:lang w:val="id-ID"/>
            </w:rPr>
          </w:rPrChange>
        </w:rPr>
        <w:lastRenderedPageBreak/>
        <w:t>4.2 Saran</w:t>
      </w:r>
      <w:commentRangeEnd w:id="472"/>
      <w:r w:rsidR="00C51804">
        <w:rPr>
          <w:rStyle w:val="CommentReference"/>
        </w:rPr>
        <w:commentReference w:id="472"/>
      </w:r>
    </w:p>
    <w:p w14:paraId="05D27D8D" w14:textId="0CA2A42B" w:rsidR="00BD50E8" w:rsidRPr="00C51804" w:rsidDel="00C51804" w:rsidRDefault="00BD50E8" w:rsidP="005A6375">
      <w:pPr>
        <w:spacing w:after="0" w:line="360" w:lineRule="auto"/>
        <w:rPr>
          <w:del w:id="475" w:author="Jatmika Nurhadi" w:date="2019-10-25T22:21:00Z"/>
          <w:rFonts w:ascii="Times New Roman" w:hAnsi="Times New Roman" w:cs="Times New Roman"/>
          <w:b/>
          <w:bCs/>
          <w:sz w:val="24"/>
          <w:szCs w:val="24"/>
          <w:lang w:val="id-ID"/>
          <w:rPrChange w:id="476" w:author="Jatmika Nurhadi" w:date="2019-10-25T22:21:00Z">
            <w:rPr>
              <w:del w:id="477" w:author="Jatmika Nurhadi" w:date="2019-10-25T22:21:00Z"/>
              <w:rFonts w:ascii="Times New Roman" w:hAnsi="Times New Roman" w:cs="Times New Roman"/>
              <w:sz w:val="24"/>
              <w:szCs w:val="24"/>
              <w:lang w:val="id-ID"/>
            </w:rPr>
          </w:rPrChange>
        </w:rPr>
      </w:pPr>
      <w:commentRangeStart w:id="478"/>
      <w:del w:id="479" w:author="Jatmika Nurhadi" w:date="2019-10-25T22:21:00Z">
        <w:r w:rsidRPr="00C51804" w:rsidDel="00C51804">
          <w:rPr>
            <w:rFonts w:ascii="Times New Roman" w:hAnsi="Times New Roman" w:cs="Times New Roman"/>
            <w:b/>
            <w:bCs/>
            <w:sz w:val="24"/>
            <w:szCs w:val="24"/>
            <w:lang w:val="id-ID"/>
            <w:rPrChange w:id="480" w:author="Jatmika Nurhadi" w:date="2019-10-25T22:21:00Z">
              <w:rPr>
                <w:rFonts w:ascii="Times New Roman" w:hAnsi="Times New Roman" w:cs="Times New Roman"/>
                <w:sz w:val="24"/>
                <w:szCs w:val="24"/>
                <w:lang w:val="id-ID"/>
              </w:rPr>
            </w:rPrChange>
          </w:rPr>
          <w:delText>Saran yang bisa kami ambil adalah jika anda ingin berkuliah kamu harus tau pasti apa yang kamuketeahui dari universitas itu dari jurusan apa saja yang terdapat,bagaimana sistem pembelajarannya,dan lain sebagainya agar apakah kamu tertarik dengan universias itu,serta menurut kami jika kita masuk di universitas dengan paksaan orang tua dan kita tidak suka dengan universitas itu menurut kami kurang bagus karena bukan pilihan kita.</w:delText>
        </w:r>
      </w:del>
    </w:p>
    <w:p w14:paraId="772739B9" w14:textId="77777777" w:rsidR="00BD50E8" w:rsidRPr="00C51804" w:rsidRDefault="00BD50E8" w:rsidP="005A6375">
      <w:pPr>
        <w:spacing w:after="0" w:line="360" w:lineRule="auto"/>
        <w:rPr>
          <w:rFonts w:ascii="Times New Roman" w:hAnsi="Times New Roman" w:cs="Times New Roman"/>
          <w:b/>
          <w:bCs/>
          <w:sz w:val="24"/>
          <w:szCs w:val="24"/>
          <w:lang w:val="id-ID"/>
          <w:rPrChange w:id="481" w:author="Jatmika Nurhadi" w:date="2019-10-25T22:21:00Z">
            <w:rPr>
              <w:rFonts w:ascii="Times New Roman" w:hAnsi="Times New Roman" w:cs="Times New Roman"/>
              <w:sz w:val="24"/>
              <w:szCs w:val="24"/>
              <w:lang w:val="id-ID"/>
            </w:rPr>
          </w:rPrChange>
        </w:rPr>
      </w:pPr>
    </w:p>
    <w:p w14:paraId="36DE748E" w14:textId="55B91189" w:rsidR="00BD50E8" w:rsidRPr="00C51804" w:rsidRDefault="00C51804" w:rsidP="005A6375">
      <w:pPr>
        <w:spacing w:after="0" w:line="360" w:lineRule="auto"/>
        <w:jc w:val="both"/>
        <w:rPr>
          <w:rFonts w:ascii="Times New Roman" w:hAnsi="Times New Roman" w:cs="Times New Roman"/>
          <w:b/>
          <w:bCs/>
          <w:sz w:val="24"/>
          <w:szCs w:val="24"/>
          <w:lang w:val="id-ID"/>
          <w:rPrChange w:id="482" w:author="Jatmika Nurhadi" w:date="2019-10-25T22:21:00Z">
            <w:rPr>
              <w:rFonts w:ascii="Times New Roman" w:hAnsi="Times New Roman" w:cs="Times New Roman"/>
              <w:sz w:val="24"/>
              <w:szCs w:val="24"/>
              <w:lang w:val="id-ID"/>
            </w:rPr>
          </w:rPrChange>
        </w:rPr>
      </w:pPr>
      <w:ins w:id="483" w:author="Jatmika Nurhadi" w:date="2019-10-25T22:21:00Z">
        <w:r w:rsidRPr="00C51804">
          <w:rPr>
            <w:rFonts w:ascii="Times New Roman" w:hAnsi="Times New Roman" w:cs="Times New Roman"/>
            <w:b/>
            <w:bCs/>
            <w:sz w:val="24"/>
            <w:szCs w:val="24"/>
            <w:lang w:val="id-ID"/>
            <w:rPrChange w:id="484" w:author="Jatmika Nurhadi" w:date="2019-10-25T22:21:00Z">
              <w:rPr>
                <w:rFonts w:ascii="Times New Roman" w:hAnsi="Times New Roman" w:cs="Times New Roman"/>
                <w:sz w:val="24"/>
                <w:szCs w:val="24"/>
                <w:lang w:val="id-ID"/>
              </w:rPr>
            </w:rPrChange>
          </w:rPr>
          <w:t>DAFTAR PUSTAKA</w:t>
        </w:r>
        <w:commentRangeEnd w:id="478"/>
        <w:r>
          <w:rPr>
            <w:rStyle w:val="CommentReference"/>
          </w:rPr>
          <w:commentReference w:id="478"/>
        </w:r>
      </w:ins>
    </w:p>
    <w:sectPr w:rsidR="00BD50E8" w:rsidRPr="00C51804" w:rsidSect="00271F33">
      <w:footerReference w:type="default" r:id="rId13"/>
      <w:pgSz w:w="11906" w:h="16838"/>
      <w:pgMar w:top="2275" w:right="1701" w:bottom="1701" w:left="2275"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9" w:author="Jatmika Nurhadi" w:date="2019-10-25T22:12:00Z" w:initials="JN">
    <w:p w14:paraId="3669315C" w14:textId="1FBFB159" w:rsidR="005A6375" w:rsidRPr="005A6375" w:rsidRDefault="005A6375">
      <w:pPr>
        <w:pStyle w:val="CommentText"/>
        <w:rPr>
          <w:lang w:val="id-ID"/>
        </w:rPr>
      </w:pPr>
      <w:r>
        <w:rPr>
          <w:rStyle w:val="CommentReference"/>
        </w:rPr>
        <w:annotationRef/>
      </w:r>
      <w:r>
        <w:rPr>
          <w:lang w:val="id-ID"/>
        </w:rPr>
        <w:t>Perbaiki!</w:t>
      </w:r>
    </w:p>
  </w:comment>
  <w:comment w:id="401" w:author="Jatmika Nurhadi" w:date="2019-10-26T13:53:00Z" w:initials="JN">
    <w:p w14:paraId="4E197758" w14:textId="2F291D60" w:rsidR="00655F52" w:rsidRPr="00655F52" w:rsidRDefault="00655F52">
      <w:pPr>
        <w:pStyle w:val="CommentText"/>
        <w:rPr>
          <w:lang w:val="id-ID"/>
        </w:rPr>
      </w:pPr>
      <w:r>
        <w:rPr>
          <w:rStyle w:val="CommentReference"/>
        </w:rPr>
        <w:annotationRef/>
      </w:r>
      <w:r>
        <w:rPr>
          <w:lang w:val="id-ID"/>
        </w:rPr>
        <w:t>Keterangan gambar!</w:t>
      </w:r>
    </w:p>
  </w:comment>
  <w:comment w:id="472" w:author="Jatmika Nurhadi" w:date="2019-10-25T22:21:00Z" w:initials="JN">
    <w:p w14:paraId="5680BD11" w14:textId="1F08405F" w:rsidR="00C51804" w:rsidRPr="00C51804" w:rsidRDefault="00C51804">
      <w:pPr>
        <w:pStyle w:val="CommentText"/>
        <w:rPr>
          <w:lang w:val="id-ID"/>
        </w:rPr>
      </w:pPr>
      <w:r>
        <w:rPr>
          <w:rStyle w:val="CommentReference"/>
        </w:rPr>
        <w:annotationRef/>
      </w:r>
      <w:r>
        <w:rPr>
          <w:lang w:val="id-ID"/>
        </w:rPr>
        <w:t>Saran untuk penelitian berikutnya.</w:t>
      </w:r>
    </w:p>
  </w:comment>
  <w:comment w:id="478" w:author="Jatmika Nurhadi" w:date="2019-10-25T22:21:00Z" w:initials="JN">
    <w:p w14:paraId="37E28911" w14:textId="174D345A" w:rsidR="00C51804" w:rsidRPr="00C51804" w:rsidRDefault="00C51804">
      <w:pPr>
        <w:pStyle w:val="CommentText"/>
        <w:rPr>
          <w:lang w:val="id-ID"/>
        </w:rPr>
      </w:pPr>
      <w:bookmarkStart w:id="485" w:name="_GoBack"/>
      <w:r>
        <w:rPr>
          <w:rStyle w:val="CommentReference"/>
        </w:rPr>
        <w:annotationRef/>
      </w:r>
      <w:r>
        <w:rPr>
          <w:lang w:val="id-ID"/>
        </w:rPr>
        <w:t>????</w:t>
      </w:r>
      <w:bookmarkEnd w:id="485"/>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669315C" w15:done="0"/>
  <w15:commentEx w15:paraId="4E197758" w15:done="0"/>
  <w15:commentEx w15:paraId="5680BD11" w15:done="0"/>
  <w15:commentEx w15:paraId="37E2891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669315C" w16cid:durableId="215DF1D1"/>
  <w16cid:commentId w16cid:paraId="4E197758" w16cid:durableId="215ECE40"/>
  <w16cid:commentId w16cid:paraId="5680BD11" w16cid:durableId="215DF3E7"/>
  <w16cid:commentId w16cid:paraId="37E28911" w16cid:durableId="215DF3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A08799" w14:textId="77777777" w:rsidR="00B82197" w:rsidRDefault="00B82197" w:rsidP="000531BC">
      <w:pPr>
        <w:spacing w:after="0" w:line="240" w:lineRule="auto"/>
      </w:pPr>
      <w:r>
        <w:separator/>
      </w:r>
    </w:p>
  </w:endnote>
  <w:endnote w:type="continuationSeparator" w:id="0">
    <w:p w14:paraId="2F9CE567" w14:textId="77777777" w:rsidR="00B82197" w:rsidRDefault="00B82197" w:rsidP="00053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ExtB">
    <w:panose1 w:val="02020500000000000000"/>
    <w:charset w:val="88"/>
    <w:family w:val="roman"/>
    <w:pitch w:val="variable"/>
    <w:sig w:usb0="8000002F" w:usb1="0A080008" w:usb2="00000010"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04626427"/>
      <w:docPartObj>
        <w:docPartGallery w:val="Page Numbers (Bottom of Page)"/>
        <w:docPartUnique/>
      </w:docPartObj>
    </w:sdtPr>
    <w:sdtEndPr>
      <w:rPr>
        <w:noProof/>
      </w:rPr>
    </w:sdtEndPr>
    <w:sdtContent>
      <w:p w14:paraId="0D6638C1" w14:textId="77777777" w:rsidR="001A2B2D" w:rsidRDefault="001A2B2D">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259C0514" w14:textId="77777777" w:rsidR="000531BC" w:rsidRDefault="000531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BA3DD9" w14:textId="77777777" w:rsidR="00B82197" w:rsidRDefault="00B82197" w:rsidP="000531BC">
      <w:pPr>
        <w:spacing w:after="0" w:line="240" w:lineRule="auto"/>
      </w:pPr>
      <w:r>
        <w:separator/>
      </w:r>
    </w:p>
  </w:footnote>
  <w:footnote w:type="continuationSeparator" w:id="0">
    <w:p w14:paraId="2B62F3F8" w14:textId="77777777" w:rsidR="00B82197" w:rsidRDefault="00B82197" w:rsidP="000531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A87FC5"/>
    <w:multiLevelType w:val="hybridMultilevel"/>
    <w:tmpl w:val="EB9C5818"/>
    <w:lvl w:ilvl="0" w:tplc="0421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E07710"/>
    <w:multiLevelType w:val="multilevel"/>
    <w:tmpl w:val="E1C2516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4C755A76"/>
    <w:multiLevelType w:val="hybridMultilevel"/>
    <w:tmpl w:val="346ECD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694662"/>
    <w:multiLevelType w:val="hybridMultilevel"/>
    <w:tmpl w:val="E0F4B1B8"/>
    <w:lvl w:ilvl="0" w:tplc="0421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atmika Nurhadi">
    <w15:presenceInfo w15:providerId="Windows Live" w15:userId="df45f36dea926b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4A36683"/>
    <w:rsid w:val="000531BC"/>
    <w:rsid w:val="000A561D"/>
    <w:rsid w:val="000F3F77"/>
    <w:rsid w:val="001A2B2D"/>
    <w:rsid w:val="00271F33"/>
    <w:rsid w:val="002E3313"/>
    <w:rsid w:val="0039515B"/>
    <w:rsid w:val="003C07F2"/>
    <w:rsid w:val="005A6375"/>
    <w:rsid w:val="005F154E"/>
    <w:rsid w:val="00655F52"/>
    <w:rsid w:val="00783F40"/>
    <w:rsid w:val="00932378"/>
    <w:rsid w:val="009504E5"/>
    <w:rsid w:val="00A85DCD"/>
    <w:rsid w:val="00B82197"/>
    <w:rsid w:val="00B84ECF"/>
    <w:rsid w:val="00BD50E8"/>
    <w:rsid w:val="00C51804"/>
    <w:rsid w:val="00CD4F67"/>
    <w:rsid w:val="00D1615F"/>
    <w:rsid w:val="15E47854"/>
    <w:rsid w:val="44A36683"/>
    <w:rsid w:val="4FD11C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4C18044"/>
  <w15:docId w15:val="{32F2643F-3670-4164-B072-219610854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200" w:line="276" w:lineRule="auto"/>
      </w:pPr>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Pr>
      <w:lang w:eastAsia="zh-CN"/>
    </w:rPr>
  </w:style>
  <w:style w:type="paragraph" w:styleId="Heading1">
    <w:name w:val="heading 1"/>
    <w:basedOn w:val="Normal"/>
    <w:next w:val="Normal"/>
    <w:link w:val="Heading1Char"/>
    <w:qFormat/>
    <w:rsid w:val="000531BC"/>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271F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271F33"/>
    <w:rPr>
      <w:rFonts w:ascii="Tahoma" w:hAnsi="Tahoma" w:cs="Tahoma"/>
      <w:sz w:val="16"/>
      <w:szCs w:val="16"/>
      <w:lang w:eastAsia="zh-CN"/>
    </w:rPr>
  </w:style>
  <w:style w:type="paragraph" w:styleId="ListParagraph">
    <w:name w:val="List Paragraph"/>
    <w:basedOn w:val="Normal"/>
    <w:uiPriority w:val="34"/>
    <w:qFormat/>
    <w:rsid w:val="00BD50E8"/>
    <w:pPr>
      <w:ind w:left="720"/>
      <w:contextualSpacing/>
    </w:pPr>
    <w:rPr>
      <w:rFonts w:eastAsiaTheme="minorHAnsi"/>
      <w:sz w:val="22"/>
      <w:szCs w:val="22"/>
      <w:lang w:eastAsia="en-US"/>
    </w:rPr>
  </w:style>
  <w:style w:type="paragraph" w:styleId="Header">
    <w:name w:val="header"/>
    <w:basedOn w:val="Normal"/>
    <w:link w:val="HeaderChar"/>
    <w:rsid w:val="000531BC"/>
    <w:pPr>
      <w:tabs>
        <w:tab w:val="center" w:pos="4513"/>
        <w:tab w:val="right" w:pos="9026"/>
      </w:tabs>
      <w:spacing w:after="0" w:line="240" w:lineRule="auto"/>
    </w:pPr>
  </w:style>
  <w:style w:type="character" w:customStyle="1" w:styleId="HeaderChar">
    <w:name w:val="Header Char"/>
    <w:basedOn w:val="DefaultParagraphFont"/>
    <w:link w:val="Header"/>
    <w:rsid w:val="000531BC"/>
    <w:rPr>
      <w:lang w:eastAsia="zh-CN"/>
    </w:rPr>
  </w:style>
  <w:style w:type="paragraph" w:styleId="Footer">
    <w:name w:val="footer"/>
    <w:basedOn w:val="Normal"/>
    <w:link w:val="FooterChar"/>
    <w:uiPriority w:val="99"/>
    <w:rsid w:val="000531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31BC"/>
    <w:rPr>
      <w:lang w:eastAsia="zh-CN"/>
    </w:rPr>
  </w:style>
  <w:style w:type="character" w:customStyle="1" w:styleId="Heading1Char">
    <w:name w:val="Heading 1 Char"/>
    <w:basedOn w:val="DefaultParagraphFont"/>
    <w:link w:val="Heading1"/>
    <w:rsid w:val="000531BC"/>
    <w:rPr>
      <w:rFonts w:asciiTheme="majorHAnsi" w:eastAsiaTheme="majorEastAsia" w:hAnsiTheme="majorHAnsi" w:cstheme="majorBidi"/>
      <w:b/>
      <w:bCs/>
      <w:color w:val="2E74B5" w:themeColor="accent1" w:themeShade="BF"/>
      <w:sz w:val="28"/>
      <w:szCs w:val="28"/>
      <w:lang w:eastAsia="zh-CN"/>
    </w:rPr>
  </w:style>
  <w:style w:type="paragraph" w:styleId="TOCHeading">
    <w:name w:val="TOC Heading"/>
    <w:basedOn w:val="Heading1"/>
    <w:next w:val="Normal"/>
    <w:uiPriority w:val="39"/>
    <w:unhideWhenUsed/>
    <w:qFormat/>
    <w:rsid w:val="000531BC"/>
    <w:pPr>
      <w:outlineLvl w:val="9"/>
    </w:pPr>
    <w:rPr>
      <w:lang w:eastAsia="ja-JP"/>
    </w:rPr>
  </w:style>
  <w:style w:type="paragraph" w:styleId="TOC2">
    <w:name w:val="toc 2"/>
    <w:basedOn w:val="Normal"/>
    <w:next w:val="Normal"/>
    <w:autoRedefine/>
    <w:uiPriority w:val="39"/>
    <w:unhideWhenUsed/>
    <w:qFormat/>
    <w:rsid w:val="000531BC"/>
    <w:pPr>
      <w:spacing w:after="100"/>
      <w:ind w:left="220"/>
    </w:pPr>
    <w:rPr>
      <w:sz w:val="22"/>
      <w:szCs w:val="22"/>
      <w:lang w:eastAsia="ja-JP"/>
    </w:rPr>
  </w:style>
  <w:style w:type="paragraph" w:styleId="TOC1">
    <w:name w:val="toc 1"/>
    <w:basedOn w:val="Normal"/>
    <w:next w:val="Normal"/>
    <w:autoRedefine/>
    <w:uiPriority w:val="39"/>
    <w:unhideWhenUsed/>
    <w:qFormat/>
    <w:rsid w:val="000531BC"/>
    <w:pPr>
      <w:spacing w:after="100"/>
    </w:pPr>
    <w:rPr>
      <w:sz w:val="22"/>
      <w:szCs w:val="22"/>
      <w:lang w:eastAsia="ja-JP"/>
    </w:rPr>
  </w:style>
  <w:style w:type="paragraph" w:styleId="TOC3">
    <w:name w:val="toc 3"/>
    <w:basedOn w:val="Normal"/>
    <w:next w:val="Normal"/>
    <w:autoRedefine/>
    <w:uiPriority w:val="39"/>
    <w:unhideWhenUsed/>
    <w:qFormat/>
    <w:rsid w:val="000531BC"/>
    <w:pPr>
      <w:spacing w:after="100"/>
      <w:ind w:left="440"/>
    </w:pPr>
    <w:rPr>
      <w:sz w:val="22"/>
      <w:szCs w:val="22"/>
      <w:lang w:eastAsia="ja-JP"/>
    </w:rPr>
  </w:style>
  <w:style w:type="character" w:styleId="CommentReference">
    <w:name w:val="annotation reference"/>
    <w:basedOn w:val="DefaultParagraphFont"/>
    <w:semiHidden/>
    <w:unhideWhenUsed/>
    <w:rsid w:val="005A6375"/>
    <w:rPr>
      <w:sz w:val="16"/>
      <w:szCs w:val="16"/>
    </w:rPr>
  </w:style>
  <w:style w:type="paragraph" w:styleId="CommentText">
    <w:name w:val="annotation text"/>
    <w:basedOn w:val="Normal"/>
    <w:link w:val="CommentTextChar"/>
    <w:semiHidden/>
    <w:unhideWhenUsed/>
    <w:rsid w:val="005A6375"/>
    <w:pPr>
      <w:spacing w:line="240" w:lineRule="auto"/>
    </w:pPr>
  </w:style>
  <w:style w:type="character" w:customStyle="1" w:styleId="CommentTextChar">
    <w:name w:val="Comment Text Char"/>
    <w:basedOn w:val="DefaultParagraphFont"/>
    <w:link w:val="CommentText"/>
    <w:semiHidden/>
    <w:rsid w:val="005A6375"/>
    <w:rPr>
      <w:lang w:eastAsia="zh-CN"/>
    </w:rPr>
  </w:style>
  <w:style w:type="paragraph" w:styleId="CommentSubject">
    <w:name w:val="annotation subject"/>
    <w:basedOn w:val="CommentText"/>
    <w:next w:val="CommentText"/>
    <w:link w:val="CommentSubjectChar"/>
    <w:semiHidden/>
    <w:unhideWhenUsed/>
    <w:rsid w:val="005A6375"/>
    <w:rPr>
      <w:b/>
      <w:bCs/>
    </w:rPr>
  </w:style>
  <w:style w:type="character" w:customStyle="1" w:styleId="CommentSubjectChar">
    <w:name w:val="Comment Subject Char"/>
    <w:basedOn w:val="CommentTextChar"/>
    <w:link w:val="CommentSubject"/>
    <w:semiHidden/>
    <w:rsid w:val="005A6375"/>
    <w:rPr>
      <w:b/>
      <w:bCs/>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C551B2-7D12-4172-9744-CC07292B8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10</Pages>
  <Words>3235</Words>
  <Characters>18446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 asrining putri a</dc:creator>
  <cp:lastModifiedBy>Jatmika Nurhadi</cp:lastModifiedBy>
  <cp:revision>13</cp:revision>
  <dcterms:created xsi:type="dcterms:W3CDTF">2019-10-06T12:35:00Z</dcterms:created>
  <dcterms:modified xsi:type="dcterms:W3CDTF">2019-10-26T06:54:00Z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1033-11.2.0.8970</vt:lpwstr>
  </property>
</Properties>
</file>